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AF5A8E" w14:textId="77777777" w:rsidR="001247B8" w:rsidRDefault="003B7894">
      <w:pPr>
        <w:spacing w:after="80"/>
      </w:pPr>
      <w:r>
        <w:rPr>
          <w:b/>
          <w:bCs/>
          <w:color w:val="12355B"/>
          <w:sz w:val="44"/>
          <w:szCs w:val="44"/>
        </w:rPr>
        <w:t>Contract pricing model: technical design</w:t>
      </w:r>
    </w:p>
    <w:p w14:paraId="6031C70F" w14:textId="77777777" w:rsidR="001247B8" w:rsidRDefault="003B7894">
      <w:pPr>
        <w:spacing w:after="160"/>
      </w:pPr>
      <w:r>
        <w:rPr>
          <w:color w:val="0D6E63"/>
          <w:sz w:val="26"/>
          <w:szCs w:val="26"/>
        </w:rPr>
        <w:t>Data model, contract selection, resolver and price calculation · for the development team</w:t>
      </w:r>
    </w:p>
    <w:p w14:paraId="70AE839B" w14:textId="0E4A406A" w:rsidR="001247B8" w:rsidRDefault="003B7894">
      <w:pPr>
        <w:spacing w:after="20"/>
      </w:pPr>
      <w:r>
        <w:rPr>
          <w:b/>
          <w:bCs/>
          <w:color w:val="5F6B7A"/>
          <w:sz w:val="19"/>
          <w:szCs w:val="19"/>
        </w:rPr>
        <w:t>Status:</w:t>
      </w:r>
      <w:r>
        <w:rPr>
          <w:color w:val="5F6B7A"/>
          <w:sz w:val="19"/>
          <w:szCs w:val="19"/>
        </w:rPr>
        <w:t xml:space="preserve"> Draft v4 proposal for Greg Smith’s review. Supersedes v3 where they differ.</w:t>
      </w:r>
    </w:p>
    <w:p w14:paraId="71FBC67E" w14:textId="77777777" w:rsidR="001247B8" w:rsidRDefault="003B7894">
      <w:pPr>
        <w:spacing w:after="20"/>
      </w:pPr>
      <w:r>
        <w:rPr>
          <w:b/>
          <w:bCs/>
          <w:color w:val="5F6B7A"/>
          <w:sz w:val="19"/>
          <w:szCs w:val="19"/>
        </w:rPr>
        <w:t>Based on:</w:t>
      </w:r>
      <w:r>
        <w:rPr>
          <w:color w:val="5F6B7A"/>
          <w:sz w:val="19"/>
          <w:szCs w:val="19"/>
        </w:rPr>
        <w:t xml:space="preserve"> Greg Smith’s </w:t>
      </w:r>
      <w:r>
        <w:rPr>
          <w:i/>
          <w:iCs/>
          <w:color w:val="5F6B7A"/>
          <w:sz w:val="19"/>
          <w:szCs w:val="19"/>
        </w:rPr>
        <w:t>Contract pricing model: design summary</w:t>
      </w:r>
      <w:r>
        <w:rPr>
          <w:color w:val="5F6B7A"/>
          <w:sz w:val="19"/>
          <w:szCs w:val="19"/>
        </w:rPr>
        <w:t xml:space="preserve"> (v3) and </w:t>
      </w:r>
      <w:r>
        <w:rPr>
          <w:i/>
          <w:iCs/>
          <w:color w:val="5F6B7A"/>
          <w:sz w:val="19"/>
          <w:szCs w:val="19"/>
        </w:rPr>
        <w:t>Identification of the Billable Party</w:t>
      </w:r>
      <w:r>
        <w:rPr>
          <w:color w:val="5F6B7A"/>
          <w:sz w:val="19"/>
          <w:szCs w:val="19"/>
        </w:rPr>
        <w:t xml:space="preserve"> notes, revised after the 5 October 2026 review with Donald Fraser</w:t>
      </w:r>
    </w:p>
    <w:p w14:paraId="62FAD345" w14:textId="5195DA2E" w:rsidR="001247B8" w:rsidRDefault="003B7894">
      <w:pPr>
        <w:spacing w:after="20"/>
      </w:pPr>
      <w:r>
        <w:rPr>
          <w:b/>
          <w:bCs/>
          <w:color w:val="5F6B7A"/>
          <w:sz w:val="19"/>
          <w:szCs w:val="19"/>
        </w:rPr>
        <w:t>Companion document:</w:t>
      </w:r>
      <w:r>
        <w:rPr>
          <w:color w:val="5F6B7A"/>
          <w:sz w:val="19"/>
          <w:szCs w:val="19"/>
        </w:rPr>
        <w:t xml:space="preserve"> </w:t>
      </w:r>
      <w:r>
        <w:rPr>
          <w:i/>
          <w:iCs/>
          <w:color w:val="5F6B7A"/>
          <w:sz w:val="19"/>
          <w:szCs w:val="19"/>
        </w:rPr>
        <w:t>How procedures are priced and who pays</w:t>
      </w:r>
      <w:r>
        <w:rPr>
          <w:color w:val="5F6B7A"/>
          <w:sz w:val="19"/>
          <w:szCs w:val="19"/>
        </w:rPr>
        <w:t xml:space="preserve"> gives the same rules in business language for AA directors, anaesthetists and the office</w:t>
      </w:r>
    </w:p>
    <w:p w14:paraId="4B87F5E0" w14:textId="77777777" w:rsidR="001247B8" w:rsidRDefault="001247B8">
      <w:pPr>
        <w:pBdr>
          <w:bottom w:val="single" w:sz="6" w:space="6" w:color="C9D2DC"/>
        </w:pBdr>
        <w:spacing w:after="240"/>
      </w:pPr>
    </w:p>
    <w:p w14:paraId="6CDACDE3" w14:textId="415233BA" w:rsidR="000F216E" w:rsidRPr="00F37C4D" w:rsidRDefault="000F216E" w:rsidP="009F7CFF">
      <w:pPr>
        <w:pStyle w:val="Title"/>
      </w:pPr>
      <w:r>
        <w:t>Pricing Model</w:t>
      </w:r>
      <w:r>
        <w:br/>
        <w:t>Who pays and how much</w:t>
      </w:r>
    </w:p>
    <w:p w14:paraId="39F07D39" w14:textId="7CDFEEF9" w:rsidR="001247B8" w:rsidRDefault="003B7894">
      <w:pPr>
        <w:pStyle w:val="Heading1"/>
      </w:pPr>
      <w:r>
        <w:t xml:space="preserve">Purpose </w:t>
      </w:r>
    </w:p>
    <w:p w14:paraId="5A00CE4B" w14:textId="40D13BDB" w:rsidR="001247B8" w:rsidRDefault="003B7894">
      <w:r>
        <w:t xml:space="preserve">This model manages the pricing inputs for anaesthetic procedures and decides who pays. It rests on one separation: the </w:t>
      </w:r>
      <w:r>
        <w:rPr>
          <w:b/>
          <w:bCs/>
        </w:rPr>
        <w:t>booking</w:t>
      </w:r>
      <w:r>
        <w:t xml:space="preserve"> </w:t>
      </w:r>
      <w:r>
        <w:rPr>
          <w:b/>
          <w:bCs/>
        </w:rPr>
        <w:t>procedure</w:t>
      </w:r>
      <w:r>
        <w:t xml:space="preserve"> records what the anaesthetist did, and the </w:t>
      </w:r>
      <w:r>
        <w:rPr>
          <w:b/>
          <w:bCs/>
        </w:rPr>
        <w:t>contract</w:t>
      </w:r>
      <w:r>
        <w:t xml:space="preserve"> defines how it is paid for. They are kept apart because the same procedure can be paid in different ways for different surgeons, hospitals, insurers and anaesthetists.</w:t>
      </w:r>
    </w:p>
    <w:p w14:paraId="2261CBA0" w14:textId="20252BF5" w:rsidR="00C916BD" w:rsidRDefault="003B7894">
      <w:r>
        <w:t xml:space="preserve">The RVG is an anatomically grouped list of recommended Base units, used in the calculation of the fee. The system should support the ability to associate a Procedure (in a Booking) with an RVG Base value, using a lookup capability. The design recognises that the RVG Base Unit allocation is a light-weight task that Anaesthetists may prefer to manage at the point in time of the procedure. </w:t>
      </w:r>
    </w:p>
    <w:p w14:paraId="6BF7043C" w14:textId="14522A25" w:rsidR="001247B8" w:rsidRDefault="003B7894">
      <w:r>
        <w:t>The model meets it with three ideas:</w:t>
      </w:r>
    </w:p>
    <w:p w14:paraId="7E6A6EB3" w14:textId="25B16457" w:rsidR="001247B8" w:rsidRDefault="003B7894">
      <w:pPr>
        <w:pStyle w:val="ListParagraph"/>
        <w:numPr>
          <w:ilvl w:val="0"/>
          <w:numId w:val="2"/>
        </w:numPr>
        <w:spacing w:after="60"/>
      </w:pPr>
      <w:r>
        <w:rPr>
          <w:b/>
          <w:bCs/>
        </w:rPr>
        <w:t>Defaults live once.</w:t>
      </w:r>
      <w:r>
        <w:t xml:space="preserve"> The RVG Groups table holds the published Base unit values. Booking Procedures start from them and override where needed.</w:t>
      </w:r>
    </w:p>
    <w:p w14:paraId="5425C170" w14:textId="21631F8B" w:rsidR="001247B8" w:rsidRDefault="003B7894">
      <w:pPr>
        <w:pStyle w:val="ListParagraph"/>
        <w:numPr>
          <w:ilvl w:val="0"/>
          <w:numId w:val="2"/>
        </w:numPr>
        <w:spacing w:after="60"/>
      </w:pPr>
      <w:r>
        <w:rPr>
          <w:b/>
          <w:bCs/>
        </w:rPr>
        <w:t>Contracts are sparse overrides.</w:t>
      </w:r>
      <w:r>
        <w:t xml:space="preserve"> A contract line populates only the fields it sets. Everything else shows through from data below.</w:t>
      </w:r>
    </w:p>
    <w:p w14:paraId="477ABBA1" w14:textId="7AFA4C42" w:rsidR="001247B8" w:rsidRDefault="003B7894">
      <w:pPr>
        <w:pStyle w:val="ListParagraph"/>
        <w:numPr>
          <w:ilvl w:val="0"/>
          <w:numId w:val="2"/>
        </w:numPr>
        <w:spacing w:after="60"/>
      </w:pPr>
      <w:r>
        <w:rPr>
          <w:b/>
          <w:bCs/>
        </w:rPr>
        <w:t>One path for every booking procedure.</w:t>
      </w:r>
      <w:r>
        <w:t xml:space="preserve"> The “No contract” scenario is modelled as a Default contract, so the price resolver and the billing engine never branch on whether a contract exists, they always follow the same logic. It’s cleaner.</w:t>
      </w:r>
    </w:p>
    <w:p w14:paraId="1DCE87E3" w14:textId="77777777" w:rsidR="00D968DB" w:rsidRDefault="00D968DB"/>
    <w:p w14:paraId="6CE0A04E" w14:textId="6F4C7024" w:rsidR="00072C84" w:rsidRDefault="003B7894">
      <w:r>
        <w:t>This document describes a logical model. Data types, keys and indexes are left to the physical design.</w:t>
      </w:r>
    </w:p>
    <w:p w14:paraId="6EA55C9E" w14:textId="7373ECA9" w:rsidR="00072C84" w:rsidRDefault="00072C84">
      <w:r>
        <w:br w:type="page"/>
      </w:r>
    </w:p>
    <w:p w14:paraId="3707168E" w14:textId="62771222" w:rsidR="001247B8" w:rsidRDefault="003B7894">
      <w:pPr>
        <w:pStyle w:val="Heading1"/>
      </w:pPr>
      <w:r>
        <w:lastRenderedPageBreak/>
        <w:t>Terms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5751"/>
        <w:gridCol w:w="2614"/>
      </w:tblGrid>
      <w:tr w:rsidR="001247B8" w14:paraId="77596465" w14:textId="77777777" w:rsidTr="00072C84">
        <w:trPr>
          <w:cantSplit/>
          <w:tblHeader/>
        </w:trPr>
        <w:tc>
          <w:tcPr>
            <w:tcW w:w="10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5F926B2" w14:textId="77777777" w:rsidR="001247B8" w:rsidRDefault="003B7894">
            <w:pPr>
              <w:spacing w:after="40"/>
            </w:pPr>
            <w:r>
              <w:rPr>
                <w:b/>
                <w:bCs/>
                <w:color w:val="12355B"/>
                <w:sz w:val="19"/>
                <w:szCs w:val="19"/>
              </w:rPr>
              <w:t>Term</w:t>
            </w:r>
          </w:p>
        </w:tc>
        <w:tc>
          <w:tcPr>
            <w:tcW w:w="27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24E3DB9" w14:textId="77777777" w:rsidR="001247B8" w:rsidRDefault="003B7894">
            <w:pPr>
              <w:spacing w:after="40"/>
            </w:pPr>
            <w:r>
              <w:rPr>
                <w:b/>
                <w:bCs/>
                <w:color w:val="12355B"/>
                <w:sz w:val="19"/>
                <w:szCs w:val="19"/>
              </w:rPr>
              <w:t>Meaning</w:t>
            </w:r>
          </w:p>
        </w:tc>
        <w:tc>
          <w:tcPr>
            <w:tcW w:w="12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EA2D1D9" w14:textId="77777777" w:rsidR="001247B8" w:rsidRDefault="003B7894">
            <w:pPr>
              <w:spacing w:after="40"/>
            </w:pPr>
            <w:r>
              <w:rPr>
                <w:b/>
                <w:bCs/>
                <w:color w:val="12355B"/>
                <w:sz w:val="19"/>
                <w:szCs w:val="19"/>
              </w:rPr>
              <w:t>Business wording</w:t>
            </w:r>
          </w:p>
        </w:tc>
      </w:tr>
      <w:tr w:rsidR="001247B8" w14:paraId="6615A3FB"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3B6D6C8E" w14:textId="77777777" w:rsidR="001247B8" w:rsidRDefault="003B7894">
            <w:pPr>
              <w:spacing w:after="40"/>
            </w:pPr>
            <w:r>
              <w:rPr>
                <w:sz w:val="19"/>
                <w:szCs w:val="19"/>
              </w:rPr>
              <w:t>Booking</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FEA52C8" w14:textId="0CFF8257" w:rsidR="001247B8" w:rsidRDefault="003B7894">
            <w:pPr>
              <w:spacing w:after="40"/>
            </w:pPr>
            <w:r>
              <w:rPr>
                <w:sz w:val="19"/>
                <w:szCs w:val="19"/>
              </w:rPr>
              <w:t>One patient’s appointment on a List. Holds one or more surgical procedures.</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B76C2A3" w14:textId="4137EADE" w:rsidR="002D0B84" w:rsidRDefault="002D0B84" w:rsidP="002D0B84">
            <w:pPr>
              <w:spacing w:after="40"/>
            </w:pPr>
            <w:r>
              <w:rPr>
                <w:sz w:val="19"/>
                <w:szCs w:val="19"/>
              </w:rPr>
              <w:t>Booking (the term “Card” has been retired)</w:t>
            </w:r>
          </w:p>
        </w:tc>
      </w:tr>
      <w:tr w:rsidR="001247B8" w14:paraId="5FAEB4AB"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63CC8F44" w14:textId="06DA4071" w:rsidR="001247B8" w:rsidRDefault="003B7894">
            <w:pPr>
              <w:spacing w:after="40"/>
            </w:pPr>
            <w:r>
              <w:rPr>
                <w:sz w:val="19"/>
                <w:szCs w:val="19"/>
              </w:rPr>
              <w:t>Booking Procedure</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9A106AF" w14:textId="4419518A" w:rsidR="001247B8" w:rsidRDefault="00AE3367">
            <w:pPr>
              <w:spacing w:after="40"/>
            </w:pPr>
            <w:r>
              <w:rPr>
                <w:sz w:val="19"/>
                <w:szCs w:val="19"/>
              </w:rPr>
              <w:t>A Procedure contained in a booking, with its associated contract, BTM  units and price. Replaces v3’s “episode”.</w:t>
            </w:r>
            <w:r>
              <w:rPr>
                <w:sz w:val="19"/>
                <w:szCs w:val="19"/>
              </w:rPr>
              <w:br/>
              <w:t>A booking may contain multiple procedures.</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18A3F63" w14:textId="77777777" w:rsidR="001247B8" w:rsidRDefault="003B7894">
            <w:pPr>
              <w:spacing w:after="40"/>
            </w:pPr>
            <w:r>
              <w:rPr>
                <w:sz w:val="19"/>
                <w:szCs w:val="19"/>
              </w:rPr>
              <w:t>Procedure</w:t>
            </w:r>
          </w:p>
        </w:tc>
      </w:tr>
      <w:tr w:rsidR="001247B8" w14:paraId="42F39DDE"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4C560021" w14:textId="1A59F4D3" w:rsidR="001247B8" w:rsidRDefault="003B7894">
            <w:pPr>
              <w:spacing w:after="40"/>
            </w:pPr>
            <w:r>
              <w:rPr>
                <w:sz w:val="19"/>
                <w:szCs w:val="19"/>
              </w:rPr>
              <w:t>Time Entry</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A4FBD12" w14:textId="08120664" w:rsidR="001247B8" w:rsidRDefault="003B7894">
            <w:pPr>
              <w:spacing w:after="40"/>
            </w:pPr>
            <w:r>
              <w:rPr>
                <w:sz w:val="19"/>
                <w:szCs w:val="19"/>
              </w:rPr>
              <w:t>The anaesthetist’s recording of BTM units, modifier notes, and any specific price or discount overrides against a booking procedure in the booking. Replaces v3’s “timesheet”.</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0150F2B" w14:textId="77777777" w:rsidR="001247B8" w:rsidRDefault="003B7894">
            <w:pPr>
              <w:spacing w:after="40"/>
            </w:pPr>
            <w:r>
              <w:rPr>
                <w:sz w:val="19"/>
                <w:szCs w:val="19"/>
              </w:rPr>
              <w:t>Filling in the card</w:t>
            </w:r>
          </w:p>
        </w:tc>
      </w:tr>
      <w:tr w:rsidR="001247B8" w14:paraId="177599A0"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16FC1ECD" w14:textId="368BE599" w:rsidR="001247B8" w:rsidRDefault="003B7894">
            <w:pPr>
              <w:spacing w:after="40"/>
            </w:pPr>
            <w:r>
              <w:rPr>
                <w:sz w:val="19"/>
                <w:szCs w:val="19"/>
              </w:rPr>
              <w:t>Contract Holder</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13654B8" w14:textId="26527A54" w:rsidR="001247B8" w:rsidRDefault="003B7894">
            <w:pPr>
              <w:spacing w:after="40"/>
            </w:pPr>
            <w:r>
              <w:rPr>
                <w:sz w:val="19"/>
                <w:szCs w:val="19"/>
              </w:rPr>
              <w:t>The party a contract belongs to: an insurer, hospital, surgeon’s rooms, or an anaesthetist (for their own price lists).</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C5D0429" w14:textId="77777777" w:rsidR="001247B8" w:rsidRDefault="003B7894">
            <w:pPr>
              <w:spacing w:after="40"/>
            </w:pPr>
            <w:r>
              <w:rPr>
                <w:sz w:val="19"/>
                <w:szCs w:val="19"/>
              </w:rPr>
              <w:t>Contract holder</w:t>
            </w:r>
          </w:p>
        </w:tc>
      </w:tr>
      <w:tr w:rsidR="001247B8" w14:paraId="4DF53EB1"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159344DA" w14:textId="77777777" w:rsidR="001247B8" w:rsidRDefault="003B7894">
            <w:pPr>
              <w:spacing w:after="40"/>
            </w:pPr>
            <w:r>
              <w:rPr>
                <w:sz w:val="19"/>
                <w:szCs w:val="19"/>
              </w:rPr>
              <w:t>Contract</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DC51BBD" w14:textId="7BFC15B5" w:rsidR="001247B8" w:rsidRDefault="003B7894">
            <w:pPr>
              <w:spacing w:after="40"/>
            </w:pPr>
            <w:r>
              <w:rPr>
                <w:sz w:val="19"/>
                <w:szCs w:val="19"/>
              </w:rPr>
              <w:t>A dated set of pricing terms belonging to one Contract Holder. An arrangement not intended to imply a legal contract.</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DC5F283" w14:textId="77777777" w:rsidR="001247B8" w:rsidRDefault="003B7894">
            <w:pPr>
              <w:spacing w:after="40"/>
            </w:pPr>
            <w:r>
              <w:rPr>
                <w:sz w:val="19"/>
                <w:szCs w:val="19"/>
              </w:rPr>
              <w:t>Contract</w:t>
            </w:r>
          </w:p>
        </w:tc>
      </w:tr>
      <w:tr w:rsidR="001247B8" w14:paraId="53686DBB"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5472E17E" w14:textId="10D9C442" w:rsidR="001247B8" w:rsidRDefault="003B7894">
            <w:pPr>
              <w:spacing w:after="40"/>
            </w:pPr>
            <w:r>
              <w:rPr>
                <w:sz w:val="19"/>
                <w:szCs w:val="19"/>
              </w:rPr>
              <w:t>Contract Line</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6418CC4" w14:textId="4E809B32" w:rsidR="001247B8" w:rsidRDefault="003B7894">
            <w:pPr>
              <w:spacing w:after="40"/>
            </w:pPr>
            <w:r>
              <w:rPr>
                <w:sz w:val="19"/>
                <w:szCs w:val="19"/>
              </w:rPr>
              <w:t>The procedure pricing details for one line within a contract.</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BC22DEB" w14:textId="3461DB13" w:rsidR="001247B8" w:rsidRDefault="003B7894">
            <w:pPr>
              <w:spacing w:after="40"/>
            </w:pPr>
            <w:r>
              <w:rPr>
                <w:sz w:val="19"/>
                <w:szCs w:val="19"/>
              </w:rPr>
              <w:t>A line of the Contract</w:t>
            </w:r>
          </w:p>
        </w:tc>
      </w:tr>
      <w:tr w:rsidR="001247B8" w14:paraId="64964933"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68468535" w14:textId="291E39E0" w:rsidR="001247B8" w:rsidRDefault="003B7894">
            <w:pPr>
              <w:spacing w:after="40"/>
            </w:pPr>
            <w:r>
              <w:rPr>
                <w:sz w:val="19"/>
                <w:szCs w:val="19"/>
              </w:rPr>
              <w:t>Default Contract</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CED3F46" w14:textId="16939746" w:rsidR="00F354CB" w:rsidRDefault="003B7894">
            <w:pPr>
              <w:spacing w:after="40"/>
              <w:rPr>
                <w:sz w:val="19"/>
                <w:szCs w:val="19"/>
              </w:rPr>
            </w:pPr>
            <w:r>
              <w:rPr>
                <w:sz w:val="19"/>
                <w:szCs w:val="19"/>
              </w:rPr>
              <w:t xml:space="preserve">The single contract flagged </w:t>
            </w:r>
            <w:r>
              <w:rPr>
                <w:rFonts w:ascii="Times New Roman" w:eastAsia="Consolas" w:hAnsi="Times New Roman"/>
                <w:i/>
                <w:iCs/>
                <w:color w:val="2D3B4E"/>
                <w:sz w:val="19"/>
                <w:szCs w:val="19"/>
              </w:rPr>
              <w:t>is_default=true</w:t>
            </w:r>
            <w:r>
              <w:rPr>
                <w:sz w:val="19"/>
                <w:szCs w:val="19"/>
              </w:rPr>
              <w:t>.</w:t>
            </w:r>
            <w:r>
              <w:rPr>
                <w:sz w:val="19"/>
                <w:szCs w:val="19"/>
              </w:rPr>
              <w:br/>
              <w:t xml:space="preserve">AA is the Contract Holder, with </w:t>
            </w:r>
            <w:r>
              <w:rPr>
                <w:i/>
                <w:iCs/>
                <w:sz w:val="19"/>
                <w:szCs w:val="19"/>
              </w:rPr>
              <w:t>is_billable_party=false.</w:t>
            </w:r>
            <w:r>
              <w:rPr>
                <w:sz w:val="19"/>
                <w:szCs w:val="19"/>
              </w:rPr>
              <w:t xml:space="preserve"> </w:t>
            </w:r>
          </w:p>
          <w:p w14:paraId="74714021" w14:textId="0B086A93" w:rsidR="001247B8" w:rsidRDefault="006E3D42">
            <w:pPr>
              <w:spacing w:after="40"/>
            </w:pPr>
            <w:r>
              <w:rPr>
                <w:sz w:val="19"/>
                <w:szCs w:val="19"/>
              </w:rPr>
              <w:t xml:space="preserve">This is how the system internally handles RVG based procedure pricing. </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7B63830" w14:textId="77777777" w:rsidR="001247B8" w:rsidRDefault="003B7894">
            <w:pPr>
              <w:spacing w:after="40"/>
            </w:pPr>
            <w:r>
              <w:rPr>
                <w:sz w:val="19"/>
                <w:szCs w:val="19"/>
              </w:rPr>
              <w:t>“No contract (RVG)”</w:t>
            </w:r>
          </w:p>
        </w:tc>
      </w:tr>
      <w:tr w:rsidR="001247B8" w14:paraId="4979471A"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7203782F" w14:textId="5DA077F9" w:rsidR="001247B8" w:rsidRDefault="003B7894">
            <w:pPr>
              <w:spacing w:after="40"/>
            </w:pPr>
            <w:r>
              <w:rPr>
                <w:sz w:val="19"/>
                <w:szCs w:val="19"/>
              </w:rPr>
              <w:t>Billable Party (BP)</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A2684B6" w14:textId="70276FB5" w:rsidR="0070403B" w:rsidRPr="009F7CFF" w:rsidRDefault="003B7894">
            <w:pPr>
              <w:spacing w:after="40"/>
              <w:rPr>
                <w:sz w:val="19"/>
                <w:szCs w:val="19"/>
              </w:rPr>
            </w:pPr>
            <w:r>
              <w:rPr>
                <w:sz w:val="19"/>
                <w:szCs w:val="19"/>
              </w:rPr>
              <w:t>Whoever receives the invoice: the Contract Holder’s billable party record, or the payer/guardian named on the booking.</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2BDE14F" w14:textId="77777777" w:rsidR="001247B8" w:rsidRDefault="003B7894">
            <w:pPr>
              <w:spacing w:after="40"/>
            </w:pPr>
            <w:r>
              <w:rPr>
                <w:sz w:val="19"/>
                <w:szCs w:val="19"/>
              </w:rPr>
              <w:t>Who pays</w:t>
            </w:r>
          </w:p>
        </w:tc>
      </w:tr>
      <w:tr w:rsidR="001247B8" w14:paraId="53EAAA80"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4CA97B27" w14:textId="77777777" w:rsidR="001247B8" w:rsidRDefault="003B7894">
            <w:pPr>
              <w:spacing w:after="40"/>
            </w:pPr>
            <w:r>
              <w:rPr>
                <w:sz w:val="19"/>
                <w:szCs w:val="19"/>
              </w:rPr>
              <w:t>Payer</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CE65552" w14:textId="2D5AD982" w:rsidR="001247B8" w:rsidRDefault="003B7894">
            <w:pPr>
              <w:spacing w:after="40"/>
            </w:pPr>
            <w:r>
              <w:rPr>
                <w:sz w:val="19"/>
                <w:szCs w:val="19"/>
              </w:rPr>
              <w:t>The name and details of the Billable Party captured on the booking. Defaults to the patient and editable (for example to a nominated guardian).</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B63EF93" w14:textId="77777777" w:rsidR="001247B8" w:rsidRDefault="003B7894">
            <w:pPr>
              <w:spacing w:after="40"/>
            </w:pPr>
            <w:r>
              <w:rPr>
                <w:sz w:val="19"/>
                <w:szCs w:val="19"/>
              </w:rPr>
              <w:t>Patient or guardian</w:t>
            </w:r>
          </w:p>
        </w:tc>
      </w:tr>
      <w:tr w:rsidR="001247B8" w14:paraId="2A8BE938"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6C9BD101" w14:textId="77777777" w:rsidR="001247B8" w:rsidRDefault="003B7894">
            <w:pPr>
              <w:spacing w:after="40"/>
            </w:pPr>
            <w:r>
              <w:rPr>
                <w:sz w:val="19"/>
                <w:szCs w:val="19"/>
              </w:rPr>
              <w:t>BTM</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0AE11C5" w14:textId="56F45B6C" w:rsidR="001247B8" w:rsidRDefault="003B7894">
            <w:pPr>
              <w:spacing w:after="40"/>
            </w:pPr>
            <w:r>
              <w:rPr>
                <w:sz w:val="19"/>
                <w:szCs w:val="19"/>
              </w:rPr>
              <w:t>Base, Time and Modifier units.</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0EC7687" w14:textId="77777777" w:rsidR="001247B8" w:rsidRDefault="003B7894">
            <w:pPr>
              <w:spacing w:after="40"/>
            </w:pPr>
            <w:r>
              <w:rPr>
                <w:sz w:val="19"/>
                <w:szCs w:val="19"/>
              </w:rPr>
              <w:t>BTM</w:t>
            </w:r>
          </w:p>
        </w:tc>
      </w:tr>
      <w:tr w:rsidR="001247B8" w14:paraId="5182009B"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547ECA75" w14:textId="77777777" w:rsidR="001247B8" w:rsidRDefault="003B7894">
            <w:pPr>
              <w:spacing w:after="40"/>
            </w:pPr>
            <w:r>
              <w:rPr>
                <w:sz w:val="19"/>
                <w:szCs w:val="19"/>
              </w:rPr>
              <w:t>Resolver</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F29BE6D" w14:textId="77641C01" w:rsidR="001247B8" w:rsidRDefault="003B7894">
            <w:pPr>
              <w:spacing w:after="40"/>
            </w:pPr>
            <w:r>
              <w:rPr>
                <w:sz w:val="19"/>
                <w:szCs w:val="19"/>
              </w:rPr>
              <w:t xml:space="preserve">The function that uses the information in a Booking Procedure to calculate and return the Booking Procedure price. Calculated as at the procedure date. </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F7B1FDC" w14:textId="77777777" w:rsidR="001247B8" w:rsidRDefault="003B7894">
            <w:pPr>
              <w:spacing w:after="40"/>
            </w:pPr>
            <w:r>
              <w:rPr>
                <w:sz w:val="19"/>
                <w:szCs w:val="19"/>
              </w:rPr>
              <w:t>Not used</w:t>
            </w:r>
          </w:p>
        </w:tc>
      </w:tr>
      <w:tr w:rsidR="001247B8" w14:paraId="4CBF68A3"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035E114E" w14:textId="77777777" w:rsidR="001247B8" w:rsidRDefault="003B7894">
            <w:pPr>
              <w:spacing w:after="40"/>
            </w:pPr>
            <w:r>
              <w:rPr>
                <w:sz w:val="19"/>
                <w:szCs w:val="19"/>
              </w:rPr>
              <w:t>Price source</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ACA8C64" w14:textId="56934BD2" w:rsidR="001247B8" w:rsidRDefault="003B7894">
            <w:pPr>
              <w:spacing w:after="40"/>
            </w:pPr>
            <w:r>
              <w:rPr>
                <w:sz w:val="19"/>
                <w:szCs w:val="19"/>
              </w:rPr>
              <w:t>Which rule produced the final price (section 9).</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778B4DD" w14:textId="0BCF2F18" w:rsidR="001247B8" w:rsidRDefault="003B7894">
            <w:pPr>
              <w:spacing w:after="40"/>
            </w:pPr>
            <w:r>
              <w:rPr>
                <w:sz w:val="19"/>
                <w:szCs w:val="19"/>
              </w:rPr>
              <w:t>Not used (?)</w:t>
            </w:r>
          </w:p>
        </w:tc>
      </w:tr>
    </w:tbl>
    <w:p w14:paraId="661E13B3" w14:textId="77777777" w:rsidR="001247B8" w:rsidRDefault="001247B8">
      <w:pPr>
        <w:sectPr w:rsidR="001247B8" w:rsidSect="00072C84">
          <w:footerReference w:type="default" r:id="rId10"/>
          <w:type w:val="continuous"/>
          <w:pgSz w:w="11906" w:h="16838"/>
          <w:pgMar w:top="720" w:right="720" w:bottom="720" w:left="720" w:header="708" w:footer="708" w:gutter="0"/>
          <w:cols w:space="720"/>
          <w:docGrid w:linePitch="360"/>
        </w:sectPr>
      </w:pPr>
    </w:p>
    <w:p w14:paraId="2AE695BE" w14:textId="6BD0A20F" w:rsidR="001247B8" w:rsidRDefault="003B7894">
      <w:pPr>
        <w:pStyle w:val="Heading1"/>
      </w:pPr>
      <w:r>
        <w:lastRenderedPageBreak/>
        <w:t>Data model</w:t>
      </w:r>
    </w:p>
    <w:p w14:paraId="6B0B5A16" w14:textId="60577719" w:rsidR="001247B8" w:rsidRDefault="00086626">
      <w:pPr>
        <w:jc w:val="center"/>
      </w:pPr>
      <w:r>
        <w:rPr>
          <w:noProof/>
        </w:rPr>
        <w:drawing>
          <wp:inline distT="0" distB="0" distL="0" distR="0" wp14:anchorId="1680DB1E" wp14:editId="2B01689A">
            <wp:extent cx="8768577" cy="5317067"/>
            <wp:effectExtent l="0" t="0" r="0" b="4445"/>
            <wp:docPr id="20529382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38247" name="Graphic 2052938247"/>
                    <pic:cNvPicPr/>
                  </pic:nvPicPr>
                  <pic:blipFill>
                    <a:blip r:embed="rId11">
                      <a:extLst>
                        <a:ext uri="{96DAC541-7B7A-43D3-8B79-37D633B846F1}">
                          <asvg:svgBlip xmlns:asvg="http://schemas.microsoft.com/office/drawing/2016/SVG/main" r:embed="rId12"/>
                        </a:ext>
                      </a:extLst>
                    </a:blip>
                    <a:stretch>
                      <a:fillRect/>
                    </a:stretch>
                  </pic:blipFill>
                  <pic:spPr>
                    <a:xfrm>
                      <a:off x="0" y="0"/>
                      <a:ext cx="8776267" cy="5321730"/>
                    </a:xfrm>
                    <a:prstGeom prst="rect">
                      <a:avLst/>
                    </a:prstGeom>
                  </pic:spPr>
                </pic:pic>
              </a:graphicData>
            </a:graphic>
          </wp:inline>
        </w:drawing>
      </w:r>
    </w:p>
    <w:p w14:paraId="2D8BE372" w14:textId="77777777" w:rsidR="001247B8" w:rsidRDefault="003B7894">
      <w:pPr>
        <w:spacing w:after="160"/>
        <w:jc w:val="center"/>
      </w:pPr>
      <w:r>
        <w:rPr>
          <w:i/>
          <w:iCs/>
          <w:color w:val="5F6B7A"/>
          <w:sz w:val="18"/>
          <w:szCs w:val="18"/>
        </w:rPr>
        <w:t>Figure 1. Revised contract pricing model. Precedence rises from the master data (green) to the contract overrides (purple). BOOKING_PROCEDURE shows only the fields pricing needs.</w:t>
      </w:r>
    </w:p>
    <w:p w14:paraId="6AA16401" w14:textId="77777777" w:rsidR="001247B8" w:rsidRDefault="001247B8">
      <w:pPr>
        <w:sectPr w:rsidR="001247B8" w:rsidSect="00072C84">
          <w:footerReference w:type="default" r:id="rId13"/>
          <w:type w:val="continuous"/>
          <w:pgSz w:w="16838" w:h="11906" w:orient="landscape"/>
          <w:pgMar w:top="720" w:right="720" w:bottom="720" w:left="720" w:header="708" w:footer="708" w:gutter="0"/>
          <w:cols w:space="720"/>
          <w:docGrid w:linePitch="360"/>
        </w:sectPr>
      </w:pPr>
    </w:p>
    <w:p w14:paraId="6968E115" w14:textId="2FA6D219" w:rsidR="00923BFA" w:rsidRDefault="00923BFA" w:rsidP="005C3EEA">
      <w:pPr>
        <w:pStyle w:val="Heading1"/>
      </w:pPr>
      <w:r>
        <w:lastRenderedPageBreak/>
        <w:t>Table Definitions</w:t>
      </w:r>
    </w:p>
    <w:p w14:paraId="4C86612A" w14:textId="25312518" w:rsidR="001247B8" w:rsidRDefault="003B7894" w:rsidP="00923BFA">
      <w:pPr>
        <w:pStyle w:val="Heading2"/>
      </w:pPr>
      <w:r>
        <w:t>RVG_GROUP (master data)</w:t>
      </w:r>
    </w:p>
    <w:p w14:paraId="5A4A6A30" w14:textId="77777777" w:rsidR="001247B8" w:rsidRDefault="003B7894">
      <w:r>
        <w:t>The published RVG group, as listed in the NZSA guide. AA may add its own groups.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2091"/>
        <w:gridCol w:w="6064"/>
      </w:tblGrid>
      <w:tr w:rsidR="001247B8" w14:paraId="38042FD5" w14:textId="77777777" w:rsidTr="00072C84">
        <w:trPr>
          <w:cantSplit/>
          <w:tblHeader/>
        </w:trPr>
        <w:tc>
          <w:tcPr>
            <w:tcW w:w="11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3D89CC9" w14:textId="77777777" w:rsidR="001247B8" w:rsidRDefault="003B7894">
            <w:pPr>
              <w:spacing w:after="40"/>
            </w:pPr>
            <w:r>
              <w:rPr>
                <w:b/>
                <w:bCs/>
                <w:color w:val="12355B"/>
                <w:sz w:val="19"/>
                <w:szCs w:val="19"/>
              </w:rPr>
              <w:t>Field</w:t>
            </w:r>
          </w:p>
        </w:tc>
        <w:tc>
          <w:tcPr>
            <w:tcW w:w="10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5803B3B1" w14:textId="77777777" w:rsidR="001247B8" w:rsidRDefault="003B7894">
            <w:pPr>
              <w:spacing w:after="40"/>
            </w:pPr>
            <w:r>
              <w:rPr>
                <w:b/>
                <w:bCs/>
                <w:color w:val="12355B"/>
                <w:sz w:val="19"/>
                <w:szCs w:val="19"/>
              </w:rPr>
              <w:t>Rule</w:t>
            </w:r>
          </w:p>
        </w:tc>
        <w:tc>
          <w:tcPr>
            <w:tcW w:w="29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1118410" w14:textId="77777777" w:rsidR="001247B8" w:rsidRDefault="003B7894">
            <w:pPr>
              <w:spacing w:after="40"/>
            </w:pPr>
            <w:r>
              <w:rPr>
                <w:b/>
                <w:bCs/>
                <w:color w:val="12355B"/>
                <w:sz w:val="19"/>
                <w:szCs w:val="19"/>
              </w:rPr>
              <w:t>Notes</w:t>
            </w:r>
          </w:p>
        </w:tc>
      </w:tr>
      <w:tr w:rsidR="001247B8" w14:paraId="2ADFC338"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3ABC5F0" w14:textId="77777777" w:rsidR="001247B8" w:rsidRDefault="003B7894">
            <w:pPr>
              <w:spacing w:after="40"/>
            </w:pPr>
            <w:r>
              <w:rPr>
                <w:sz w:val="19"/>
                <w:szCs w:val="19"/>
              </w:rPr>
              <w:t>rvg_group_id</w:t>
            </w:r>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FD54D92" w14:textId="77777777" w:rsidR="001247B8" w:rsidRDefault="003B7894">
            <w:pPr>
              <w:spacing w:after="40"/>
            </w:pPr>
            <w:r>
              <w:rPr>
                <w:sz w:val="19"/>
                <w:szCs w:val="19"/>
              </w:rPr>
              <w:t>PK</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50DBB85" w14:textId="77777777" w:rsidR="001247B8" w:rsidRDefault="003B7894">
            <w:pPr>
              <w:spacing w:after="40"/>
            </w:pPr>
            <w:r>
              <w:rPr>
                <w:sz w:val="19"/>
                <w:szCs w:val="19"/>
              </w:rPr>
              <w:t>Surrogate key. RVG codes are not unique enough to be keys.</w:t>
            </w:r>
          </w:p>
        </w:tc>
      </w:tr>
      <w:tr w:rsidR="001D5984" w14:paraId="73CE2EC6"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E65159F" w14:textId="08B44326" w:rsidR="001D5984" w:rsidRDefault="00FA198A">
            <w:pPr>
              <w:spacing w:after="40"/>
              <w:rPr>
                <w:sz w:val="19"/>
                <w:szCs w:val="19"/>
              </w:rPr>
            </w:pPr>
            <w:r>
              <w:rPr>
                <w:sz w:val="19"/>
                <w:szCs w:val="19"/>
              </w:rPr>
              <w:t>code</w:t>
            </w:r>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6FB5785" w14:textId="546D4F19" w:rsidR="001D5984" w:rsidRDefault="001D5984">
            <w:pPr>
              <w:spacing w:after="40"/>
              <w:rPr>
                <w:sz w:val="19"/>
                <w:szCs w:val="19"/>
              </w:rPr>
            </w:pPr>
            <w:r>
              <w:rPr>
                <w:sz w:val="19"/>
                <w:szCs w:val="19"/>
              </w:rPr>
              <w:t>Required</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3594C3A" w14:textId="66418C59" w:rsidR="001D5984" w:rsidRDefault="001D5984">
            <w:pPr>
              <w:spacing w:after="40"/>
              <w:rPr>
                <w:sz w:val="19"/>
                <w:szCs w:val="19"/>
              </w:rPr>
            </w:pPr>
            <w:r>
              <w:rPr>
                <w:sz w:val="19"/>
                <w:szCs w:val="19"/>
              </w:rPr>
              <w:t>As published</w:t>
            </w:r>
          </w:p>
        </w:tc>
      </w:tr>
      <w:tr w:rsidR="001247B8" w14:paraId="07D160D7"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5511661" w14:textId="3E845813" w:rsidR="001247B8" w:rsidRDefault="00FA198A">
            <w:pPr>
              <w:spacing w:after="40"/>
            </w:pPr>
            <w:r>
              <w:rPr>
                <w:sz w:val="19"/>
                <w:szCs w:val="19"/>
              </w:rPr>
              <w:t>anatomy</w:t>
            </w:r>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2D47BAD" w14:textId="77777777" w:rsidR="001247B8" w:rsidRDefault="003B7894">
            <w:pPr>
              <w:spacing w:after="40"/>
            </w:pPr>
            <w:r>
              <w:rPr>
                <w:sz w:val="19"/>
                <w:szCs w:val="19"/>
              </w:rPr>
              <w:t>Required</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C998006" w14:textId="77777777" w:rsidR="001247B8" w:rsidRDefault="003B7894">
            <w:pPr>
              <w:spacing w:after="40"/>
            </w:pPr>
            <w:r>
              <w:rPr>
                <w:sz w:val="19"/>
                <w:szCs w:val="19"/>
              </w:rPr>
              <w:t>As published.</w:t>
            </w:r>
          </w:p>
        </w:tc>
      </w:tr>
      <w:tr w:rsidR="001247B8" w14:paraId="053C1167"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67CD8D9" w14:textId="7633A711" w:rsidR="001247B8" w:rsidRDefault="00FA198A">
            <w:pPr>
              <w:spacing w:after="40"/>
            </w:pPr>
            <w:r>
              <w:rPr>
                <w:sz w:val="19"/>
                <w:szCs w:val="19"/>
              </w:rPr>
              <w:t xml:space="preserve">procedure </w:t>
            </w:r>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E97ADE8" w14:textId="77777777" w:rsidR="001247B8" w:rsidRDefault="003B7894">
            <w:pPr>
              <w:spacing w:after="40"/>
            </w:pPr>
            <w:r>
              <w:rPr>
                <w:sz w:val="19"/>
                <w:szCs w:val="19"/>
              </w:rPr>
              <w:t>Required</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BF79C83" w14:textId="369D3308" w:rsidR="001247B8" w:rsidRDefault="00493225">
            <w:pPr>
              <w:spacing w:after="40"/>
            </w:pPr>
            <w:r>
              <w:rPr>
                <w:sz w:val="19"/>
                <w:szCs w:val="19"/>
              </w:rPr>
              <w:t>As published</w:t>
            </w:r>
          </w:p>
        </w:tc>
      </w:tr>
      <w:tr w:rsidR="001247B8" w14:paraId="72594AE3"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C745EA7" w14:textId="77777777" w:rsidR="001247B8" w:rsidRDefault="003B7894">
            <w:pPr>
              <w:spacing w:after="40"/>
            </w:pPr>
            <w:r>
              <w:rPr>
                <w:sz w:val="19"/>
                <w:szCs w:val="19"/>
              </w:rPr>
              <w:t>base_units</w:t>
            </w:r>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7601C63" w14:textId="77777777" w:rsidR="001247B8" w:rsidRDefault="003B7894">
            <w:pPr>
              <w:spacing w:after="40"/>
            </w:pPr>
            <w:r>
              <w:rPr>
                <w:sz w:val="19"/>
                <w:szCs w:val="19"/>
              </w:rPr>
              <w:t>Required, &gt; 0</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D2DD536" w14:textId="77777777" w:rsidR="001247B8" w:rsidRDefault="003B7894">
            <w:pPr>
              <w:spacing w:after="40"/>
            </w:pPr>
            <w:r>
              <w:rPr>
                <w:sz w:val="19"/>
                <w:szCs w:val="19"/>
              </w:rPr>
              <w:t>The bottom layer of the resolver, so base units always resolve.</w:t>
            </w:r>
          </w:p>
        </w:tc>
      </w:tr>
      <w:tr w:rsidR="001247B8" w14:paraId="3D5F24D7"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69AD13C" w14:textId="77777777" w:rsidR="001247B8" w:rsidRDefault="003B7894">
            <w:pPr>
              <w:spacing w:after="40"/>
            </w:pPr>
            <w:r>
              <w:rPr>
                <w:sz w:val="19"/>
                <w:szCs w:val="19"/>
              </w:rPr>
              <w:t>modifier_units</w:t>
            </w:r>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C59E4DB" w14:textId="77777777" w:rsidR="001247B8" w:rsidRDefault="003B7894">
            <w:pPr>
              <w:spacing w:after="40"/>
            </w:pPr>
            <w:r>
              <w:rPr>
                <w:sz w:val="19"/>
                <w:szCs w:val="19"/>
              </w:rPr>
              <w:t>Required, default 0</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FAD7B46" w14:textId="47BB9D7C" w:rsidR="001247B8" w:rsidRDefault="003817C1">
            <w:pPr>
              <w:spacing w:after="40"/>
            </w:pPr>
            <w:r>
              <w:rPr>
                <w:sz w:val="19"/>
                <w:szCs w:val="19"/>
              </w:rPr>
              <w:t xml:space="preserve">The bottom layer of the resolver, default to 0. </w:t>
            </w:r>
            <w:r>
              <w:rPr>
                <w:sz w:val="19"/>
                <w:szCs w:val="19"/>
              </w:rPr>
              <w:br/>
              <w:t>This is how the system populates the default modifier value.</w:t>
            </w:r>
          </w:p>
        </w:tc>
      </w:tr>
    </w:tbl>
    <w:p w14:paraId="500930EE" w14:textId="77777777" w:rsidR="008770B3" w:rsidRDefault="008770B3" w:rsidP="008770B3"/>
    <w:p w14:paraId="3FDBF535" w14:textId="0A592938" w:rsidR="008770B3" w:rsidRPr="009F7CFF" w:rsidRDefault="008770B3" w:rsidP="009F7CFF">
      <w:pPr>
        <w:rPr>
          <w:color w:val="1F2A37"/>
          <w:sz w:val="21"/>
          <w:szCs w:val="21"/>
        </w:rPr>
      </w:pPr>
      <w:r>
        <w:rPr>
          <w:color w:val="1F2A37"/>
          <w:sz w:val="21"/>
          <w:szCs w:val="21"/>
        </w:rPr>
        <w:t xml:space="preserve">Design Revision: </w:t>
      </w:r>
      <w:r>
        <w:t>The Booking Procedure contains the default invoice description (not shown). So Booking Procedure  will require 2 fields: booking_description and invoice_description, to accommodate the case where a default description is replaced by a contract line description.</w:t>
      </w:r>
    </w:p>
    <w:p w14:paraId="6923159C" w14:textId="44B24C3A" w:rsidR="001247B8" w:rsidRPr="001E44EA" w:rsidRDefault="003B7894" w:rsidP="001E44EA">
      <w:pPr>
        <w:pStyle w:val="Heading2"/>
      </w:pPr>
      <w:r>
        <w:t>CONTRACT_HOLDER</w:t>
      </w:r>
    </w:p>
    <w:p w14:paraId="0200F5D1" w14:textId="77777777" w:rsidR="001247B8" w:rsidRDefault="003B7894">
      <w:r>
        <w:t>The party a contract belongs to. Two new behaviour fields replace v3’s assumption that the holder is always billed.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2930"/>
        <w:gridCol w:w="5121"/>
      </w:tblGrid>
      <w:tr w:rsidR="001247B8" w14:paraId="2F301C98" w14:textId="77777777" w:rsidTr="009F7CFF">
        <w:trPr>
          <w:cantSplit/>
          <w:tblHeader/>
        </w:trPr>
        <w:tc>
          <w:tcPr>
            <w:tcW w:w="11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9E2F4DD" w14:textId="77777777" w:rsidR="001247B8" w:rsidRDefault="003B7894">
            <w:pPr>
              <w:spacing w:after="40"/>
            </w:pPr>
            <w:r>
              <w:rPr>
                <w:b/>
                <w:bCs/>
                <w:color w:val="12355B"/>
                <w:sz w:val="19"/>
                <w:szCs w:val="19"/>
              </w:rPr>
              <w:t>Field</w:t>
            </w:r>
          </w:p>
        </w:tc>
        <w:tc>
          <w:tcPr>
            <w:tcW w:w="1401"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12D8CD5C" w14:textId="77777777" w:rsidR="001247B8" w:rsidRDefault="003B7894">
            <w:pPr>
              <w:spacing w:after="40"/>
            </w:pPr>
            <w:r>
              <w:rPr>
                <w:b/>
                <w:bCs/>
                <w:color w:val="12355B"/>
                <w:sz w:val="19"/>
                <w:szCs w:val="19"/>
              </w:rPr>
              <w:t>Rule</w:t>
            </w:r>
          </w:p>
        </w:tc>
        <w:tc>
          <w:tcPr>
            <w:tcW w:w="2449"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24AEB43" w14:textId="77777777" w:rsidR="001247B8" w:rsidRDefault="003B7894">
            <w:pPr>
              <w:spacing w:after="40"/>
            </w:pPr>
            <w:r>
              <w:rPr>
                <w:b/>
                <w:bCs/>
                <w:color w:val="12355B"/>
                <w:sz w:val="19"/>
                <w:szCs w:val="19"/>
              </w:rPr>
              <w:t>Notes</w:t>
            </w:r>
          </w:p>
        </w:tc>
      </w:tr>
      <w:tr w:rsidR="001247B8" w14:paraId="08F16639" w14:textId="77777777" w:rsidTr="009F7CFF">
        <w:trPr>
          <w:cantSplit/>
        </w:trPr>
        <w:tc>
          <w:tcPr>
            <w:tcW w:w="11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3C5AFFC" w14:textId="77777777" w:rsidR="001247B8" w:rsidRDefault="003B7894">
            <w:pPr>
              <w:spacing w:after="40"/>
            </w:pPr>
            <w:r>
              <w:rPr>
                <w:sz w:val="19"/>
                <w:szCs w:val="19"/>
              </w:rPr>
              <w:t>contract_holder_id</w:t>
            </w:r>
          </w:p>
        </w:tc>
        <w:tc>
          <w:tcPr>
            <w:tcW w:w="1401"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1FD3C4D" w14:textId="77777777" w:rsidR="001247B8" w:rsidRDefault="003B7894">
            <w:pPr>
              <w:spacing w:after="40"/>
            </w:pPr>
            <w:r>
              <w:rPr>
                <w:sz w:val="19"/>
                <w:szCs w:val="19"/>
              </w:rPr>
              <w:t>PK</w:t>
            </w:r>
          </w:p>
        </w:tc>
        <w:tc>
          <w:tcPr>
            <w:tcW w:w="244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AFF2313" w14:textId="77777777" w:rsidR="001247B8" w:rsidRDefault="001247B8">
            <w:pPr>
              <w:spacing w:after="40"/>
            </w:pPr>
          </w:p>
        </w:tc>
      </w:tr>
      <w:tr w:rsidR="001247B8" w14:paraId="3E2F8A8C" w14:textId="77777777" w:rsidTr="009F7CFF">
        <w:trPr>
          <w:cantSplit/>
        </w:trPr>
        <w:tc>
          <w:tcPr>
            <w:tcW w:w="11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FEB55C6" w14:textId="7F3DA7F7" w:rsidR="001247B8" w:rsidRDefault="00835496">
            <w:pPr>
              <w:spacing w:after="40"/>
            </w:pPr>
            <w:r>
              <w:rPr>
                <w:sz w:val="19"/>
                <w:szCs w:val="19"/>
              </w:rPr>
              <w:t xml:space="preserve">Name </w:t>
            </w:r>
          </w:p>
        </w:tc>
        <w:tc>
          <w:tcPr>
            <w:tcW w:w="1401"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2466831" w14:textId="77777777" w:rsidR="001247B8" w:rsidRDefault="003B7894">
            <w:pPr>
              <w:spacing w:after="40"/>
            </w:pPr>
            <w:r>
              <w:rPr>
                <w:sz w:val="19"/>
                <w:szCs w:val="19"/>
              </w:rPr>
              <w:t>Required</w:t>
            </w:r>
          </w:p>
        </w:tc>
        <w:tc>
          <w:tcPr>
            <w:tcW w:w="244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21802C9" w14:textId="77777777" w:rsidR="001247B8" w:rsidRDefault="003B7894">
            <w:pPr>
              <w:spacing w:after="40"/>
            </w:pPr>
            <w:r>
              <w:rPr>
                <w:sz w:val="19"/>
                <w:szCs w:val="19"/>
              </w:rPr>
              <w:t>For example “Southern Cross”, “Merivale Plastics”, “Dr B. Smith prepaid list”.</w:t>
            </w:r>
          </w:p>
        </w:tc>
      </w:tr>
      <w:tr w:rsidR="001247B8" w14:paraId="6834F18D" w14:textId="77777777" w:rsidTr="009F7CFF">
        <w:trPr>
          <w:cantSplit/>
        </w:trPr>
        <w:tc>
          <w:tcPr>
            <w:tcW w:w="11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D7D7F03" w14:textId="19D38D9C" w:rsidR="001247B8" w:rsidRDefault="00793975">
            <w:pPr>
              <w:spacing w:after="40"/>
            </w:pPr>
            <w:r>
              <w:rPr>
                <w:sz w:val="19"/>
                <w:szCs w:val="19"/>
              </w:rPr>
              <w:t>is_billable_party</w:t>
            </w:r>
          </w:p>
        </w:tc>
        <w:tc>
          <w:tcPr>
            <w:tcW w:w="1401"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27E6CA3" w14:textId="63EC59F5" w:rsidR="001247B8" w:rsidRDefault="009B404E">
            <w:pPr>
              <w:spacing w:after="40"/>
            </w:pPr>
            <w:r>
              <w:rPr>
                <w:sz w:val="19"/>
                <w:szCs w:val="19"/>
              </w:rPr>
              <w:t>boolean</w:t>
            </w:r>
          </w:p>
        </w:tc>
        <w:tc>
          <w:tcPr>
            <w:tcW w:w="244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71A54D3" w14:textId="785C0003" w:rsidR="00062A32" w:rsidRPr="009F7CFF" w:rsidRDefault="003B7894">
            <w:pPr>
              <w:spacing w:after="40"/>
              <w:rPr>
                <w:sz w:val="19"/>
                <w:szCs w:val="19"/>
              </w:rPr>
            </w:pPr>
            <w:r>
              <w:rPr>
                <w:sz w:val="19"/>
                <w:szCs w:val="19"/>
              </w:rPr>
              <w:t xml:space="preserve">True when AA invoices the holder (insurer, hospital, etc). In all other cases (false) AA invoices the patient/guardian (eg surgeon fixed-fee arrangements, anaesthetist lists, default contract). </w:t>
            </w:r>
          </w:p>
        </w:tc>
      </w:tr>
      <w:tr w:rsidR="001247B8" w14:paraId="5C324FB1" w14:textId="77777777" w:rsidTr="009F7CFF">
        <w:trPr>
          <w:cantSplit/>
        </w:trPr>
        <w:tc>
          <w:tcPr>
            <w:tcW w:w="11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2239253" w14:textId="77777777" w:rsidR="001247B8" w:rsidRDefault="003B7894">
            <w:pPr>
              <w:spacing w:after="40"/>
            </w:pPr>
            <w:r>
              <w:rPr>
                <w:sz w:val="19"/>
                <w:szCs w:val="19"/>
              </w:rPr>
              <w:t>billable_party_id</w:t>
            </w:r>
          </w:p>
        </w:tc>
        <w:tc>
          <w:tcPr>
            <w:tcW w:w="1401"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9B16DC4" w14:textId="449C9D3F" w:rsidR="001247B8" w:rsidRDefault="003B7894">
            <w:pPr>
              <w:spacing w:after="40"/>
            </w:pPr>
            <w:r>
              <w:rPr>
                <w:sz w:val="19"/>
                <w:szCs w:val="19"/>
              </w:rPr>
              <w:t xml:space="preserve">FK, nullable </w:t>
            </w:r>
          </w:p>
        </w:tc>
        <w:tc>
          <w:tcPr>
            <w:tcW w:w="244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6CCDC75" w14:textId="130B1383" w:rsidR="001247B8" w:rsidRPr="009F7CFF" w:rsidRDefault="003B7894">
            <w:pPr>
              <w:spacing w:after="40"/>
              <w:rPr>
                <w:sz w:val="19"/>
                <w:szCs w:val="19"/>
              </w:rPr>
            </w:pPr>
            <w:r>
              <w:rPr>
                <w:sz w:val="19"/>
                <w:szCs w:val="19"/>
              </w:rPr>
              <w:t xml:space="preserve">Links to the existing billable party record. </w:t>
            </w:r>
            <w:r>
              <w:rPr>
                <w:sz w:val="19"/>
                <w:szCs w:val="19"/>
              </w:rPr>
              <w:br/>
              <w:t>A billable party may be referenced by multiple contract holders. (This would be unusual).</w:t>
            </w:r>
          </w:p>
        </w:tc>
      </w:tr>
      <w:tr w:rsidR="001247B8" w14:paraId="513AD12F" w14:textId="77777777" w:rsidTr="009F7CFF">
        <w:trPr>
          <w:cantSplit/>
        </w:trPr>
        <w:tc>
          <w:tcPr>
            <w:tcW w:w="11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1281551" w14:textId="711AA641" w:rsidR="001247B8" w:rsidRDefault="00AD2549">
            <w:pPr>
              <w:spacing w:after="40"/>
            </w:pPr>
            <w:proofErr w:type="spellStart"/>
            <w:r>
              <w:rPr>
                <w:sz w:val="19"/>
                <w:szCs w:val="19"/>
              </w:rPr>
              <w:t>p</w:t>
            </w:r>
            <w:r w:rsidR="005F6A02">
              <w:rPr>
                <w:sz w:val="19"/>
                <w:szCs w:val="19"/>
              </w:rPr>
              <w:t>racti</w:t>
            </w:r>
            <w:r w:rsidR="00AA0738">
              <w:rPr>
                <w:sz w:val="19"/>
                <w:szCs w:val="19"/>
              </w:rPr>
              <w:t>ti</w:t>
            </w:r>
            <w:r w:rsidR="005F6A02">
              <w:rPr>
                <w:sz w:val="19"/>
                <w:szCs w:val="19"/>
              </w:rPr>
              <w:t>oner</w:t>
            </w:r>
            <w:r>
              <w:rPr>
                <w:sz w:val="19"/>
                <w:szCs w:val="19"/>
              </w:rPr>
              <w:t>_id</w:t>
            </w:r>
            <w:proofErr w:type="spellEnd"/>
          </w:p>
        </w:tc>
        <w:tc>
          <w:tcPr>
            <w:tcW w:w="1401"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9C67A00" w14:textId="77777777" w:rsidR="001247B8" w:rsidRDefault="003B7894">
            <w:pPr>
              <w:spacing w:after="40"/>
            </w:pPr>
            <w:r>
              <w:rPr>
                <w:sz w:val="19"/>
                <w:szCs w:val="19"/>
              </w:rPr>
              <w:t>FK, nullable</w:t>
            </w:r>
          </w:p>
        </w:tc>
        <w:tc>
          <w:tcPr>
            <w:tcW w:w="244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7D54DE6" w14:textId="77777777" w:rsidR="005F6A02" w:rsidRDefault="003B7894">
            <w:pPr>
              <w:spacing w:after="40"/>
              <w:rPr>
                <w:sz w:val="19"/>
                <w:szCs w:val="19"/>
              </w:rPr>
            </w:pPr>
            <w:r>
              <w:rPr>
                <w:sz w:val="19"/>
                <w:szCs w:val="19"/>
              </w:rPr>
              <w:t xml:space="preserve">Set where Contracts are used to specify anaesthetist specific “contract”, typically used to setting prepay price lists. </w:t>
            </w:r>
          </w:p>
          <w:p w14:paraId="5E4326F8" w14:textId="1994DF9E" w:rsidR="001247B8" w:rsidRPr="006B59C2" w:rsidRDefault="005F6A02">
            <w:pPr>
              <w:spacing w:after="40"/>
            </w:pPr>
            <w:r>
              <w:rPr>
                <w:sz w:val="19"/>
                <w:szCs w:val="19"/>
              </w:rPr>
              <w:t>Can also be used to indicate when the contract is with a surgeon</w:t>
            </w:r>
            <w:r w:rsidR="000E6804">
              <w:rPr>
                <w:sz w:val="19"/>
                <w:szCs w:val="19"/>
              </w:rPr>
              <w:t xml:space="preserve"> (this is </w:t>
            </w:r>
            <w:proofErr w:type="gramStart"/>
            <w:r w:rsidR="000E6804">
              <w:rPr>
                <w:sz w:val="19"/>
                <w:szCs w:val="19"/>
              </w:rPr>
              <w:t>similar to</w:t>
            </w:r>
            <w:proofErr w:type="gramEnd"/>
            <w:r w:rsidR="000E6804">
              <w:rPr>
                <w:sz w:val="19"/>
                <w:szCs w:val="19"/>
              </w:rPr>
              <w:t xml:space="preserve"> the anaesthetist) but is usually not prepay.</w:t>
            </w:r>
            <w:r>
              <w:rPr>
                <w:sz w:val="19"/>
                <w:szCs w:val="19"/>
              </w:rPr>
              <w:t xml:space="preserve"> </w:t>
            </w:r>
            <w:r w:rsidR="003B7894">
              <w:rPr>
                <w:sz w:val="19"/>
                <w:szCs w:val="19"/>
              </w:rPr>
              <w:br/>
            </w:r>
            <w:r w:rsidR="000E6804">
              <w:rPr>
                <w:sz w:val="19"/>
                <w:szCs w:val="19"/>
              </w:rPr>
              <w:t>U</w:t>
            </w:r>
            <w:r w:rsidR="003B7894">
              <w:rPr>
                <w:sz w:val="19"/>
                <w:szCs w:val="19"/>
              </w:rPr>
              <w:t>sed to ensure that these contract</w:t>
            </w:r>
            <w:r w:rsidR="000E6804">
              <w:rPr>
                <w:sz w:val="19"/>
                <w:szCs w:val="19"/>
              </w:rPr>
              <w:t xml:space="preserve">s </w:t>
            </w:r>
            <w:r w:rsidR="003B7894">
              <w:rPr>
                <w:sz w:val="19"/>
                <w:szCs w:val="19"/>
              </w:rPr>
              <w:t xml:space="preserve">are only </w:t>
            </w:r>
            <w:r w:rsidR="00A919E0">
              <w:rPr>
                <w:sz w:val="19"/>
                <w:szCs w:val="19"/>
              </w:rPr>
              <w:t xml:space="preserve">selectable </w:t>
            </w:r>
            <w:r w:rsidR="003B7894">
              <w:rPr>
                <w:sz w:val="19"/>
                <w:szCs w:val="19"/>
              </w:rPr>
              <w:t>when managing bookings for this anaesthetist</w:t>
            </w:r>
            <w:r w:rsidR="000E6804">
              <w:rPr>
                <w:sz w:val="19"/>
                <w:szCs w:val="19"/>
              </w:rPr>
              <w:t xml:space="preserve"> and/or surgeon</w:t>
            </w:r>
          </w:p>
        </w:tc>
      </w:tr>
    </w:tbl>
    <w:p w14:paraId="1A4D2CC2" w14:textId="77777777" w:rsidR="00072C84" w:rsidRDefault="00072C84">
      <w:pPr>
        <w:pStyle w:val="Heading2"/>
      </w:pPr>
    </w:p>
    <w:p w14:paraId="241F17BE" w14:textId="77777777" w:rsidR="00072C84" w:rsidRDefault="00072C84">
      <w:pPr>
        <w:pStyle w:val="Heading2"/>
      </w:pPr>
    </w:p>
    <w:p w14:paraId="5BC4AD44" w14:textId="77777777" w:rsidR="00072C84" w:rsidRDefault="00072C84">
      <w:pPr>
        <w:rPr>
          <w:b/>
          <w:bCs/>
          <w:color w:val="12355B"/>
          <w:sz w:val="25"/>
          <w:szCs w:val="25"/>
        </w:rPr>
      </w:pPr>
      <w:r>
        <w:br w:type="page"/>
      </w:r>
    </w:p>
    <w:p w14:paraId="5877D0CA" w14:textId="0E9741D1" w:rsidR="001247B8" w:rsidRDefault="003B7894">
      <w:pPr>
        <w:pStyle w:val="Heading2"/>
      </w:pPr>
      <w:r>
        <w:lastRenderedPageBreak/>
        <w:t>CONTRACT</w:t>
      </w:r>
    </w:p>
    <w:p w14:paraId="0791B1A0" w14:textId="1AED602B" w:rsidR="001247B8" w:rsidRDefault="003B7894">
      <w:r>
        <w:t xml:space="preserve">A dated set of terms. A Contract Holder can have many contracts. </w:t>
      </w:r>
      <w:del w:id="0" w:author="Claude" w:date="2026-10-16T00:55:00Z">
        <w:r>
          <w:delText>A Contract is loaded from a schedule, and is a full replacement of the prior contract</w:delText>
        </w:r>
      </w:del>
      <w:ins w:id="1" w:author="Claude" w:date="2026-10-16T00:55:00Z">
        <w:r>
          <w:t>A Contract is kept as a series of dated versions: every change, whether an alteration or a replacement schedule, creates a new version (section 12).</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2509"/>
        <w:gridCol w:w="5646"/>
      </w:tblGrid>
      <w:tr w:rsidR="001247B8" w14:paraId="1B8216FD" w14:textId="77777777" w:rsidTr="00072C84">
        <w:trPr>
          <w:cantSplit/>
          <w:tblHeader/>
        </w:trPr>
        <w:tc>
          <w:tcPr>
            <w:tcW w:w="11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B57EB3D" w14:textId="77777777" w:rsidR="001247B8" w:rsidRDefault="003B7894">
            <w:pPr>
              <w:spacing w:after="40"/>
            </w:pPr>
            <w:r>
              <w:rPr>
                <w:b/>
                <w:bCs/>
                <w:color w:val="12355B"/>
                <w:sz w:val="19"/>
                <w:szCs w:val="19"/>
              </w:rPr>
              <w:t>Field</w:t>
            </w:r>
          </w:p>
        </w:tc>
        <w:tc>
          <w:tcPr>
            <w:tcW w:w="12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6E87220" w14:textId="77777777" w:rsidR="001247B8" w:rsidRDefault="003B7894">
            <w:pPr>
              <w:spacing w:after="40"/>
            </w:pPr>
            <w:r>
              <w:rPr>
                <w:b/>
                <w:bCs/>
                <w:color w:val="12355B"/>
                <w:sz w:val="19"/>
                <w:szCs w:val="19"/>
              </w:rPr>
              <w:t>Rule</w:t>
            </w:r>
          </w:p>
        </w:tc>
        <w:tc>
          <w:tcPr>
            <w:tcW w:w="27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4E6F3647" w14:textId="77777777" w:rsidR="001247B8" w:rsidRDefault="003B7894">
            <w:pPr>
              <w:spacing w:after="40"/>
            </w:pPr>
            <w:r>
              <w:rPr>
                <w:b/>
                <w:bCs/>
                <w:color w:val="12355B"/>
                <w:sz w:val="19"/>
                <w:szCs w:val="19"/>
              </w:rPr>
              <w:t>Notes</w:t>
            </w:r>
          </w:p>
        </w:tc>
      </w:tr>
      <w:tr w:rsidR="001247B8" w14:paraId="48F6E314"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8B8AF8A" w14:textId="77777777" w:rsidR="001247B8" w:rsidRDefault="003B7894">
            <w:pPr>
              <w:spacing w:after="40"/>
            </w:pPr>
            <w:r>
              <w:rPr>
                <w:sz w:val="19"/>
                <w:szCs w:val="19"/>
              </w:rPr>
              <w:t>contract_id</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03333DA" w14:textId="77777777" w:rsidR="001247B8" w:rsidRDefault="003B7894">
            <w:pPr>
              <w:spacing w:after="40"/>
            </w:pPr>
            <w:r>
              <w:rPr>
                <w:sz w:val="19"/>
                <w:szCs w:val="19"/>
              </w:rPr>
              <w:t>PK</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758E932" w14:textId="77777777" w:rsidR="001247B8" w:rsidRDefault="001247B8">
            <w:pPr>
              <w:spacing w:after="40"/>
            </w:pPr>
          </w:p>
        </w:tc>
      </w:tr>
      <w:tr w:rsidR="001247B8" w14:paraId="55012DD7"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2724DC8" w14:textId="77777777" w:rsidR="001247B8" w:rsidRDefault="003B7894">
            <w:pPr>
              <w:spacing w:after="40"/>
            </w:pPr>
            <w:r>
              <w:rPr>
                <w:sz w:val="19"/>
                <w:szCs w:val="19"/>
              </w:rPr>
              <w:t>contract_holder_id</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61ED17E" w14:textId="4EA08C49" w:rsidR="001247B8" w:rsidRDefault="003B7894">
            <w:pPr>
              <w:spacing w:after="40"/>
            </w:pPr>
            <w:r>
              <w:rPr>
                <w:sz w:val="19"/>
                <w:szCs w:val="19"/>
              </w:rPr>
              <w:t>FK required</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7578E76" w14:textId="77777777" w:rsidR="001247B8" w:rsidRDefault="001247B8">
            <w:pPr>
              <w:spacing w:after="40"/>
            </w:pPr>
          </w:p>
        </w:tc>
      </w:tr>
      <w:tr w:rsidR="00CE4BFD" w14:paraId="57CF8F34"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FB3FAB4" w14:textId="184205F3" w:rsidR="00CE4BFD" w:rsidRDefault="00CE4BFD">
            <w:pPr>
              <w:spacing w:after="40"/>
              <w:rPr>
                <w:sz w:val="19"/>
                <w:szCs w:val="19"/>
              </w:rPr>
            </w:pPr>
            <w:r>
              <w:rPr>
                <w:sz w:val="19"/>
                <w:szCs w:val="19"/>
              </w:rPr>
              <w:t>version_number</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6A576A1" w14:textId="0AC46CE6" w:rsidR="00CE4BFD" w:rsidRDefault="00CE4BFD">
            <w:pPr>
              <w:spacing w:after="40"/>
              <w:rPr>
                <w:sz w:val="19"/>
                <w:szCs w:val="19"/>
              </w:rPr>
            </w:pPr>
            <w:r>
              <w:rPr>
                <w:sz w:val="19"/>
                <w:szCs w:val="19"/>
              </w:rPr>
              <w:t>Generated</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4C4AA8D" w14:textId="3B460985" w:rsidR="00CE4BFD" w:rsidRDefault="00CE4BFD">
            <w:pPr>
              <w:spacing w:after="40"/>
              <w:rPr>
                <w:sz w:val="19"/>
                <w:szCs w:val="19"/>
              </w:rPr>
            </w:pPr>
            <w:r>
              <w:rPr>
                <w:sz w:val="19"/>
                <w:szCs w:val="19"/>
              </w:rPr>
              <w:t xml:space="preserve">A system generated sequential number, applied as each Contract (for this Contract Holder) is created. </w:t>
            </w:r>
          </w:p>
        </w:tc>
      </w:tr>
      <w:tr w:rsidR="001247B8" w14:paraId="5DA32401"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9487D4E" w14:textId="77777777" w:rsidR="001247B8" w:rsidRDefault="003B7894">
            <w:pPr>
              <w:spacing w:after="40"/>
            </w:pPr>
            <w:r>
              <w:rPr>
                <w:sz w:val="19"/>
                <w:szCs w:val="19"/>
              </w:rPr>
              <w:t>name</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CFBD7E6" w14:textId="77777777" w:rsidR="001247B8" w:rsidRDefault="003B7894">
            <w:pPr>
              <w:spacing w:after="40"/>
            </w:pPr>
            <w:r>
              <w:rPr>
                <w:sz w:val="19"/>
                <w:szCs w:val="19"/>
              </w:rPr>
              <w:t>Required</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4968618" w14:textId="77777777" w:rsidR="001247B8" w:rsidRDefault="003B7894">
            <w:pPr>
              <w:spacing w:after="40"/>
            </w:pPr>
            <w:r>
              <w:rPr>
                <w:sz w:val="19"/>
                <w:szCs w:val="19"/>
              </w:rPr>
              <w:t>Display name. The default contract shows as “No contract (RVG)”.</w:t>
            </w:r>
          </w:p>
        </w:tc>
      </w:tr>
      <w:tr w:rsidR="001247B8" w14:paraId="26E21F6B"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6A919AC" w14:textId="77777777" w:rsidR="001247B8" w:rsidRDefault="003B7894">
            <w:pPr>
              <w:spacing w:after="40"/>
            </w:pPr>
            <w:r>
              <w:rPr>
                <w:sz w:val="19"/>
                <w:szCs w:val="19"/>
              </w:rPr>
              <w:t>is_default</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04AB71F" w14:textId="77777777" w:rsidR="001247B8" w:rsidRDefault="003B7894">
            <w:pPr>
              <w:spacing w:after="40"/>
            </w:pPr>
            <w:r>
              <w:rPr>
                <w:sz w:val="19"/>
                <w:szCs w:val="19"/>
              </w:rPr>
              <w:t>Exactly one true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D5FFFB9" w14:textId="77777777" w:rsidR="001247B8" w:rsidRDefault="003B7894">
            <w:pPr>
              <w:spacing w:after="40"/>
            </w:pPr>
            <w:r>
              <w:rPr>
                <w:sz w:val="19"/>
                <w:szCs w:val="19"/>
              </w:rPr>
              <w:t>The default contract is found by this flag, never by its name.</w:t>
            </w:r>
          </w:p>
        </w:tc>
      </w:tr>
      <w:tr w:rsidR="001247B8" w14:paraId="7883310E"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BDC2316" w14:textId="77777777" w:rsidR="001247B8" w:rsidRDefault="003B7894">
            <w:pPr>
              <w:spacing w:after="40"/>
            </w:pPr>
            <w:r>
              <w:rPr>
                <w:sz w:val="19"/>
                <w:szCs w:val="19"/>
              </w:rPr>
              <w:t>valid_from, valid_to</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73AED50" w14:textId="1E96F31A" w:rsidR="001247B8" w:rsidRDefault="00F66D8C">
            <w:pPr>
              <w:spacing w:after="40"/>
            </w:pPr>
            <w:r>
              <w:rPr>
                <w:sz w:val="19"/>
                <w:szCs w:val="19"/>
              </w:rPr>
              <w:t>valid_from is mandatory, valid_to is 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AAF0C9A" w14:textId="77777777" w:rsidR="001247B8" w:rsidRDefault="003B7894">
            <w:pPr>
              <w:spacing w:after="40"/>
            </w:pPr>
            <w:r>
              <w:rPr>
                <w:sz w:val="19"/>
                <w:szCs w:val="19"/>
              </w:rPr>
              <w:t>Validity sits here, not on lines (changed from v3). Null valid_to means open-ended.</w:t>
            </w:r>
          </w:p>
        </w:tc>
      </w:tr>
      <w:tr w:rsidR="007B5DB1" w14:paraId="61915A86" w14:textId="77777777" w:rsidTr="009A3AED">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84D1DF4" w14:textId="77777777" w:rsidR="007B5DB1" w:rsidRDefault="007B5DB1" w:rsidP="009A3AED">
            <w:pPr>
              <w:spacing w:after="40"/>
              <w:rPr>
                <w:sz w:val="19"/>
                <w:szCs w:val="19"/>
              </w:rPr>
            </w:pPr>
            <w:r>
              <w:rPr>
                <w:sz w:val="19"/>
                <w:szCs w:val="19"/>
              </w:rPr>
              <w:t>is_editable</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182EED6" w14:textId="77777777" w:rsidR="007B5DB1" w:rsidRDefault="007B5DB1" w:rsidP="009A3AED">
            <w:pPr>
              <w:spacing w:after="40"/>
              <w:rPr>
                <w:sz w:val="19"/>
                <w:szCs w:val="19"/>
              </w:rPr>
            </w:pPr>
            <w:r>
              <w:rPr>
                <w:sz w:val="19"/>
                <w:szCs w:val="19"/>
              </w:rPr>
              <w:t>boolean</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7116661" w14:textId="3887A902" w:rsidR="007B5DB1" w:rsidRDefault="007B5DB1" w:rsidP="009A3AED">
            <w:pPr>
              <w:spacing w:after="40"/>
              <w:rPr>
                <w:sz w:val="19"/>
                <w:szCs w:val="19"/>
              </w:rPr>
            </w:pPr>
            <w:r>
              <w:rPr>
                <w:sz w:val="19"/>
                <w:szCs w:val="19"/>
              </w:rPr>
              <w:t>A flag to indicate if this contract’s lines pricing is overridable (by the anaesthetist). Admins can always override.</w:t>
            </w:r>
          </w:p>
        </w:tc>
      </w:tr>
      <w:tr w:rsidR="007D130A" w14:paraId="0F0F6CAD"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727B042" w14:textId="3610BF4B" w:rsidR="007D130A" w:rsidRDefault="00DF0C75">
            <w:pPr>
              <w:spacing w:after="40"/>
              <w:rPr>
                <w:sz w:val="19"/>
                <w:szCs w:val="19"/>
              </w:rPr>
            </w:pPr>
            <w:r>
              <w:rPr>
                <w:sz w:val="19"/>
                <w:szCs w:val="19"/>
              </w:rPr>
              <w:t>is_prepay</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8A18E7E" w14:textId="3FF95356" w:rsidR="007D130A" w:rsidRDefault="009B404E">
            <w:pPr>
              <w:spacing w:after="40"/>
              <w:rPr>
                <w:sz w:val="19"/>
                <w:szCs w:val="19"/>
              </w:rPr>
            </w:pPr>
            <w:r>
              <w:rPr>
                <w:sz w:val="19"/>
                <w:szCs w:val="19"/>
              </w:rPr>
              <w:t>boolean</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8E472A9" w14:textId="6182B1F2" w:rsidR="007D130A" w:rsidRDefault="007D130A">
            <w:pPr>
              <w:spacing w:after="40"/>
              <w:rPr>
                <w:sz w:val="19"/>
                <w:szCs w:val="19"/>
              </w:rPr>
            </w:pPr>
            <w:r>
              <w:rPr>
                <w:sz w:val="19"/>
                <w:szCs w:val="19"/>
              </w:rPr>
              <w:t>A flag to indicate if prepayment is required for these contract lines.</w:t>
            </w:r>
          </w:p>
        </w:tc>
      </w:tr>
      <w:tr w:rsidR="001247B8" w14:paraId="407DCB07"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BFDE05E" w14:textId="0032AC5B" w:rsidR="001247B8" w:rsidRDefault="00DB41C1">
            <w:pPr>
              <w:spacing w:after="40"/>
            </w:pPr>
            <w:r>
              <w:rPr>
                <w:sz w:val="19"/>
                <w:szCs w:val="19"/>
              </w:rPr>
              <w:t>revised_contract_id</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59560C6" w14:textId="77777777" w:rsidR="001247B8" w:rsidRDefault="003B7894">
            <w:pPr>
              <w:spacing w:after="40"/>
            </w:pPr>
            <w:r>
              <w:rPr>
                <w:sz w:val="19"/>
                <w:szCs w:val="19"/>
              </w:rPr>
              <w:t>FK, 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EAE519D" w14:textId="5ECF7A01" w:rsidR="001247B8" w:rsidRDefault="0000441D">
            <w:pPr>
              <w:spacing w:after="40"/>
            </w:pPr>
            <w:del w:id="2" w:author="Claude" w:date="2026-10-16T00:55:00Z">
              <w:r>
                <w:rPr>
                  <w:sz w:val="19"/>
                  <w:szCs w:val="19"/>
                </w:rPr>
                <w:delText>Forward links a price-review version to the contract that replaced it. (TBC)</w:delText>
              </w:r>
            </w:del>
            <w:ins w:id="3" w:author="Claude" w:date="2026-10-16T00:55:00Z">
              <w:r>
                <w:rPr>
                  <w:sz w:val="19"/>
                  <w:szCs w:val="19"/>
                </w:rPr>
                <w:t>Forward link from a version to the version that replaced it. Set on submit of the new version.</w:t>
              </w:r>
            </w:ins>
          </w:p>
        </w:tc>
      </w:tr>
      <w:tr w:rsidR="001247B8" w14:paraId="14FE8A8E"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4E2A0F6" w14:textId="77777777" w:rsidR="001247B8" w:rsidRDefault="003B7894">
            <w:pPr>
              <w:spacing w:after="40"/>
            </w:pPr>
            <w:r>
              <w:rPr>
                <w:sz w:val="19"/>
                <w:szCs w:val="19"/>
              </w:rPr>
              <w:t>import_ref</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545D9E7" w14:textId="77777777" w:rsidR="001247B8" w:rsidRDefault="003B7894">
            <w:pPr>
              <w:spacing w:after="40"/>
            </w:pPr>
            <w:r>
              <w:rPr>
                <w:sz w:val="19"/>
                <w:szCs w:val="19"/>
              </w:rPr>
              <w:t>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3C55946" w14:textId="47BDFE9F" w:rsidR="001247B8" w:rsidRDefault="003B7894">
            <w:pPr>
              <w:spacing w:after="40"/>
            </w:pPr>
            <w:del w:id="4" w:author="Claude" w:date="2026-10-16T00:55:00Z">
              <w:r>
                <w:rPr>
                  <w:sz w:val="19"/>
                  <w:szCs w:val="19"/>
                </w:rPr>
                <w:delText>Points to the import log entry that created this version. (TBC)</w:delText>
              </w:r>
            </w:del>
            <w:ins w:id="5" w:author="Claude" w:date="2026-10-16T00:55:00Z">
              <w:r>
                <w:rPr>
                  <w:sz w:val="19"/>
                  <w:szCs w:val="19"/>
                </w:rPr>
                <w:t>Points to the upload or edit session, and its audit records, that created this version.</w:t>
              </w:r>
            </w:ins>
          </w:p>
        </w:tc>
      </w:tr>
    </w:tbl>
    <w:p w14:paraId="04161EF0" w14:textId="77777777" w:rsidR="001247B8" w:rsidRDefault="003B7894">
      <w:pPr>
        <w:pStyle w:val="Heading2"/>
      </w:pPr>
      <w:r>
        <w:t>CONTRACT_LINE</w:t>
      </w:r>
    </w:p>
    <w:p w14:paraId="5FAD9D40" w14:textId="56F5C7A6" w:rsidR="001247B8" w:rsidRDefault="003B7894">
      <w:r>
        <w:t xml:space="preserve">A contract’s terms for an (undefined) group of procedures (e.g Cataracts), which references one RVG group for unpriced work, or has a fixed price/rate/discount specified.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2509"/>
        <w:gridCol w:w="5646"/>
      </w:tblGrid>
      <w:tr w:rsidR="001247B8" w14:paraId="4609257A" w14:textId="77777777" w:rsidTr="00072C84">
        <w:trPr>
          <w:cantSplit/>
          <w:tblHeader/>
        </w:trPr>
        <w:tc>
          <w:tcPr>
            <w:tcW w:w="11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27685B4" w14:textId="77777777" w:rsidR="001247B8" w:rsidRDefault="003B7894">
            <w:pPr>
              <w:spacing w:after="40"/>
            </w:pPr>
            <w:r>
              <w:rPr>
                <w:b/>
                <w:bCs/>
                <w:color w:val="12355B"/>
                <w:sz w:val="19"/>
                <w:szCs w:val="19"/>
              </w:rPr>
              <w:t>Field</w:t>
            </w:r>
          </w:p>
        </w:tc>
        <w:tc>
          <w:tcPr>
            <w:tcW w:w="12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37F421FC" w14:textId="77777777" w:rsidR="001247B8" w:rsidRDefault="003B7894">
            <w:pPr>
              <w:spacing w:after="40"/>
            </w:pPr>
            <w:r>
              <w:rPr>
                <w:b/>
                <w:bCs/>
                <w:color w:val="12355B"/>
                <w:sz w:val="19"/>
                <w:szCs w:val="19"/>
              </w:rPr>
              <w:t>Rule</w:t>
            </w:r>
          </w:p>
        </w:tc>
        <w:tc>
          <w:tcPr>
            <w:tcW w:w="27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BC880FD" w14:textId="77777777" w:rsidR="001247B8" w:rsidRDefault="003B7894">
            <w:pPr>
              <w:spacing w:after="40"/>
            </w:pPr>
            <w:r>
              <w:rPr>
                <w:b/>
                <w:bCs/>
                <w:color w:val="12355B"/>
                <w:sz w:val="19"/>
                <w:szCs w:val="19"/>
              </w:rPr>
              <w:t>Notes</w:t>
            </w:r>
          </w:p>
        </w:tc>
      </w:tr>
      <w:tr w:rsidR="001247B8" w14:paraId="6A52FD5F"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7EFA2AB" w14:textId="77777777" w:rsidR="001247B8" w:rsidRDefault="003B7894">
            <w:pPr>
              <w:spacing w:after="40"/>
            </w:pPr>
            <w:r>
              <w:rPr>
                <w:sz w:val="19"/>
                <w:szCs w:val="19"/>
              </w:rPr>
              <w:t>contract_line_id</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F4062CB" w14:textId="77777777" w:rsidR="001247B8" w:rsidRDefault="003B7894">
            <w:pPr>
              <w:spacing w:after="40"/>
            </w:pPr>
            <w:r>
              <w:rPr>
                <w:sz w:val="19"/>
                <w:szCs w:val="19"/>
              </w:rPr>
              <w:t>PK</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41AFC6F" w14:textId="77777777" w:rsidR="001247B8" w:rsidRDefault="001247B8">
            <w:pPr>
              <w:spacing w:after="40"/>
            </w:pPr>
          </w:p>
        </w:tc>
      </w:tr>
      <w:tr w:rsidR="001247B8" w14:paraId="262DB9DA"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CCF178E" w14:textId="67840F7D" w:rsidR="001247B8" w:rsidRDefault="003B7894">
            <w:pPr>
              <w:spacing w:after="40"/>
            </w:pPr>
            <w:r>
              <w:rPr>
                <w:sz w:val="19"/>
                <w:szCs w:val="19"/>
              </w:rPr>
              <w:t>contract_id</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FC76797" w14:textId="77777777" w:rsidR="001247B8" w:rsidRDefault="003B7894">
            <w:pPr>
              <w:spacing w:after="40"/>
            </w:pPr>
            <w:r>
              <w:rPr>
                <w:sz w:val="19"/>
                <w:szCs w:val="19"/>
              </w:rPr>
              <w:t>FK, required</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FDE1739" w14:textId="77777777" w:rsidR="001247B8" w:rsidRDefault="001247B8">
            <w:pPr>
              <w:spacing w:after="40"/>
            </w:pPr>
          </w:p>
        </w:tc>
      </w:tr>
      <w:tr w:rsidR="00714BE6" w14:paraId="121200AE" w14:textId="77777777">
        <w:trPr>
          <w:cantSplit/>
          <w:ins w:id="6" w:author="Claude" w:date="2026-10-16T00:55:00Z"/>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4449C4A" w14:textId="77777777" w:rsidR="00714BE6" w:rsidRDefault="00877E9E">
            <w:pPr>
              <w:spacing w:after="40"/>
              <w:rPr>
                <w:ins w:id="7" w:author="Claude" w:date="2026-10-16T00:55:00Z"/>
              </w:rPr>
            </w:pPr>
            <w:ins w:id="8" w:author="Claude" w:date="2026-10-16T00:55:00Z">
              <w:r>
                <w:rPr>
                  <w:sz w:val="19"/>
                  <w:szCs w:val="19"/>
                </w:rPr>
                <w:t>line_key</w:t>
              </w:r>
            </w:ins>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72C803F" w14:textId="77777777" w:rsidR="00714BE6" w:rsidRDefault="00877E9E">
            <w:pPr>
              <w:spacing w:after="40"/>
              <w:rPr>
                <w:ins w:id="9" w:author="Claude" w:date="2026-10-16T00:55:00Z"/>
              </w:rPr>
            </w:pPr>
            <w:ins w:id="10" w:author="Claude" w:date="2026-10-16T00:55:00Z">
              <w:r>
                <w:rPr>
                  <w:sz w:val="19"/>
                  <w:szCs w:val="19"/>
                </w:rPr>
                <w:t>Generated</w:t>
              </w:r>
            </w:ins>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140E805" w14:textId="77777777" w:rsidR="00714BE6" w:rsidRDefault="00877E9E">
            <w:pPr>
              <w:spacing w:after="40"/>
              <w:rPr>
                <w:ins w:id="11" w:author="Claude" w:date="2026-10-16T00:55:00Z"/>
              </w:rPr>
            </w:pPr>
            <w:ins w:id="12" w:author="Claude" w:date="2026-10-16T00:55:00Z">
              <w:r>
                <w:rPr>
                  <w:sz w:val="19"/>
                  <w:szCs w:val="19"/>
                </w:rPr>
                <w:t>System-generated identity of the line: unique and never reused. Kept when a line is carried into a new version, and used to relink booking procedures across versions. Included in an exported template.</w:t>
              </w:r>
            </w:ins>
          </w:p>
        </w:tc>
      </w:tr>
      <w:tr w:rsidR="0050195D" w14:paraId="63AEDFE0"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646752A" w14:textId="5DA2012A" w:rsidR="0050195D" w:rsidRDefault="0050195D">
            <w:pPr>
              <w:spacing w:after="40"/>
              <w:rPr>
                <w:sz w:val="19"/>
                <w:szCs w:val="19"/>
              </w:rPr>
            </w:pPr>
            <w:r>
              <w:rPr>
                <w:sz w:val="19"/>
                <w:szCs w:val="19"/>
              </w:rPr>
              <w:t>reference_code</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809A319" w14:textId="5C14E71F" w:rsidR="0050195D" w:rsidRDefault="007A0C95">
            <w:pPr>
              <w:spacing w:after="40"/>
              <w:rPr>
                <w:sz w:val="19"/>
                <w:szCs w:val="19"/>
              </w:rPr>
            </w:pPr>
            <w:del w:id="13" w:author="Claude" w:date="2026-10-16T00:55:00Z">
              <w:r>
                <w:rPr>
                  <w:sz w:val="19"/>
                  <w:szCs w:val="19"/>
                </w:rPr>
                <w:delText>Required</w:delText>
              </w:r>
            </w:del>
            <w:ins w:id="14" w:author="Claude" w:date="2026-10-16T00:55:00Z">
              <w:r>
                <w:rPr>
                  <w:sz w:val="19"/>
                  <w:szCs w:val="19"/>
                </w:rPr>
                <w:t>Optional</w:t>
              </w:r>
            </w:ins>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4C2E3EE" w14:textId="7388406B" w:rsidR="0050195D" w:rsidRPr="009F7CFF" w:rsidRDefault="009F5C3F">
            <w:pPr>
              <w:spacing w:after="40"/>
              <w:rPr>
                <w:sz w:val="19"/>
                <w:szCs w:val="19"/>
              </w:rPr>
            </w:pPr>
            <w:del w:id="15" w:author="Claude" w:date="2026-10-16T00:55:00Z">
              <w:r>
                <w:rPr>
                  <w:sz w:val="19"/>
                  <w:szCs w:val="19"/>
                </w:rPr>
                <w:delText>The Contract Line’s unique code, or equivalent and is used to match and update versions of contract lines.</w:delText>
              </w:r>
              <w:r>
                <w:rPr>
                  <w:sz w:val="19"/>
                  <w:szCs w:val="19"/>
                </w:rPr>
                <w:br/>
                <w:delText>When loading schedules, this code needs to be unique within a single contract, as the contract lines schedule may be loaded more than once in different contract contexts.</w:delText>
              </w:r>
            </w:del>
            <w:ins w:id="16" w:author="Claude" w:date="2026-10-16T00:55:00Z">
              <w:r>
                <w:rPr>
                  <w:sz w:val="19"/>
                  <w:szCs w:val="19"/>
                </w:rPr>
                <w:t>The contract holder’s own code for the line (hospitals supply their own). Unique within a contract when present. Used to match rows in a holder’s file, and to carry a line’s line_key forward in a Replace upload. See section 12.</w:t>
              </w:r>
            </w:ins>
          </w:p>
        </w:tc>
      </w:tr>
      <w:tr w:rsidR="00163F2B" w14:paraId="6BDBC92C"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3DEFF95" w14:textId="06318B1C" w:rsidR="00163F2B" w:rsidDel="00F37C6B" w:rsidRDefault="00163F2B">
            <w:pPr>
              <w:spacing w:after="40"/>
              <w:rPr>
                <w:sz w:val="19"/>
                <w:szCs w:val="19"/>
              </w:rPr>
            </w:pPr>
            <w:r>
              <w:rPr>
                <w:sz w:val="19"/>
                <w:szCs w:val="19"/>
              </w:rPr>
              <w:t>description</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CFFC0DB" w14:textId="057D1E8E" w:rsidR="00163F2B" w:rsidRDefault="003E48E4">
            <w:pPr>
              <w:spacing w:after="40"/>
              <w:rPr>
                <w:sz w:val="19"/>
                <w:szCs w:val="19"/>
              </w:rPr>
            </w:pPr>
            <w:r>
              <w:rPr>
                <w:sz w:val="19"/>
                <w:szCs w:val="19"/>
              </w:rPr>
              <w:t>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A968793" w14:textId="19D9E427" w:rsidR="00163F2B" w:rsidRDefault="00A07E17">
            <w:pPr>
              <w:spacing w:after="40"/>
              <w:rPr>
                <w:sz w:val="19"/>
                <w:szCs w:val="19"/>
              </w:rPr>
            </w:pPr>
            <w:r>
              <w:rPr>
                <w:sz w:val="19"/>
                <w:szCs w:val="19"/>
              </w:rPr>
              <w:t>The description. If null use Booking Procedure description on invoice</w:t>
            </w:r>
          </w:p>
        </w:tc>
      </w:tr>
      <w:tr w:rsidR="001247B8" w14:paraId="137F13F4"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33FB95C" w14:textId="2DF91925" w:rsidR="001247B8" w:rsidRDefault="003B7894">
            <w:pPr>
              <w:spacing w:after="40"/>
            </w:pPr>
            <w:r>
              <w:rPr>
                <w:sz w:val="19"/>
                <w:szCs w:val="19"/>
              </w:rPr>
              <w:t>rvg_group_id</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EB6DE1A" w14:textId="534C6823" w:rsidR="001247B8" w:rsidRDefault="003B7894">
            <w:pPr>
              <w:spacing w:after="40"/>
            </w:pPr>
            <w:r>
              <w:rPr>
                <w:sz w:val="19"/>
                <w:szCs w:val="19"/>
              </w:rPr>
              <w:t>FK, 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87389ED" w14:textId="3543EA98" w:rsidR="001247B8" w:rsidRDefault="00B75247">
            <w:pPr>
              <w:spacing w:after="40"/>
            </w:pPr>
            <w:r>
              <w:rPr>
                <w:sz w:val="19"/>
                <w:szCs w:val="19"/>
              </w:rPr>
              <w:t xml:space="preserve">This Contract Line references (uses) this RVG Line’s Base units </w:t>
            </w:r>
          </w:p>
        </w:tc>
      </w:tr>
      <w:tr w:rsidR="001247B8" w14:paraId="5A8622D6"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D2D3CBA" w14:textId="77777777" w:rsidR="001247B8" w:rsidRDefault="003B7894">
            <w:pPr>
              <w:spacing w:after="40"/>
            </w:pPr>
            <w:r>
              <w:rPr>
                <w:sz w:val="19"/>
                <w:szCs w:val="19"/>
              </w:rPr>
              <w:t>base_units, modifier_units</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B7F712E" w14:textId="77777777" w:rsidR="001247B8" w:rsidRDefault="003B7894">
            <w:pPr>
              <w:spacing w:after="40"/>
            </w:pPr>
            <w:r>
              <w:rPr>
                <w:sz w:val="19"/>
                <w:szCs w:val="19"/>
              </w:rPr>
              <w:t>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325C1BD" w14:textId="5EEB898B" w:rsidR="001247B8" w:rsidRDefault="003B7894">
            <w:pPr>
              <w:spacing w:after="40"/>
            </w:pPr>
            <w:r>
              <w:rPr>
                <w:sz w:val="19"/>
                <w:szCs w:val="19"/>
              </w:rPr>
              <w:t>Override Base or Modifier units. 0 is a value that masks the default values.</w:t>
            </w:r>
          </w:p>
        </w:tc>
      </w:tr>
      <w:tr w:rsidR="001247B8" w14:paraId="61C7B23A"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6F347E7" w14:textId="0D088014" w:rsidR="001247B8" w:rsidRDefault="003B7894">
            <w:pPr>
              <w:spacing w:after="40"/>
            </w:pPr>
            <w:r>
              <w:rPr>
                <w:sz w:val="19"/>
                <w:szCs w:val="19"/>
              </w:rPr>
              <w:t>price</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E1A69CC" w14:textId="77777777" w:rsidR="001247B8" w:rsidRDefault="003B7894">
            <w:pPr>
              <w:spacing w:after="40"/>
            </w:pPr>
            <w:r>
              <w:rPr>
                <w:sz w:val="19"/>
                <w:szCs w:val="19"/>
              </w:rPr>
              <w:t>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6597AC4" w14:textId="7ED4A5C5" w:rsidR="001247B8" w:rsidRDefault="00263EBD">
            <w:pPr>
              <w:spacing w:after="40"/>
            </w:pPr>
            <w:r>
              <w:rPr>
                <w:sz w:val="19"/>
                <w:szCs w:val="19"/>
              </w:rPr>
              <w:t>Either a fixed price, or prepay amount, for the procedure. BTM data is ignored.</w:t>
            </w:r>
          </w:p>
        </w:tc>
      </w:tr>
      <w:tr w:rsidR="001247B8" w14:paraId="36A63DAA"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50D5308" w14:textId="77777777" w:rsidR="001247B8" w:rsidRDefault="003B7894">
            <w:pPr>
              <w:spacing w:after="40"/>
            </w:pPr>
            <w:r>
              <w:rPr>
                <w:sz w:val="19"/>
                <w:szCs w:val="19"/>
              </w:rPr>
              <w:t>rate</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B372C54" w14:textId="3EE86C47" w:rsidR="001247B8" w:rsidRDefault="003B7894">
            <w:pPr>
              <w:spacing w:after="40"/>
            </w:pPr>
            <w:r>
              <w:rPr>
                <w:sz w:val="19"/>
                <w:szCs w:val="19"/>
              </w:rPr>
              <w:t>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EAC64DC" w14:textId="018535BB" w:rsidR="001247B8" w:rsidRDefault="003B7894">
            <w:pPr>
              <w:spacing w:after="40"/>
            </w:pPr>
            <w:r>
              <w:rPr>
                <w:sz w:val="19"/>
                <w:szCs w:val="19"/>
              </w:rPr>
              <w:t xml:space="preserve">An override </w:t>
            </w:r>
            <w:r>
              <w:rPr>
                <w:sz w:val="19"/>
                <w:szCs w:val="19"/>
                <w:u w:val="single"/>
              </w:rPr>
              <w:t>unit</w:t>
            </w:r>
            <w:r>
              <w:rPr>
                <w:sz w:val="19"/>
                <w:szCs w:val="19"/>
              </w:rPr>
              <w:t xml:space="preserve"> rate in place of the anaesthetist’s default rate.</w:t>
            </w:r>
          </w:p>
        </w:tc>
      </w:tr>
      <w:tr w:rsidR="001247B8" w14:paraId="3B76F69B"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2987242" w14:textId="78E65F3C" w:rsidR="001247B8" w:rsidRDefault="003B7894">
            <w:pPr>
              <w:spacing w:after="40"/>
            </w:pPr>
            <w:r>
              <w:rPr>
                <w:sz w:val="19"/>
                <w:szCs w:val="19"/>
              </w:rPr>
              <w:t>discount_percent</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D641D1A" w14:textId="6E6B02F3" w:rsidR="001247B8" w:rsidRDefault="003B7894">
            <w:pPr>
              <w:spacing w:after="40"/>
            </w:pPr>
            <w:r>
              <w:rPr>
                <w:sz w:val="19"/>
                <w:szCs w:val="19"/>
              </w:rPr>
              <w:t>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4BD4118" w14:textId="1A5D1114" w:rsidR="001247B8" w:rsidRDefault="003B7894">
            <w:pPr>
              <w:spacing w:after="40"/>
            </w:pPr>
            <w:r>
              <w:rPr>
                <w:sz w:val="19"/>
                <w:szCs w:val="19"/>
              </w:rPr>
              <w:t xml:space="preserve">A contract-level percentage discount. </w:t>
            </w:r>
          </w:p>
        </w:tc>
      </w:tr>
    </w:tbl>
    <w:p w14:paraId="5AC3C6C3" w14:textId="1B87A12E" w:rsidR="001A10C7" w:rsidRDefault="001A10C7">
      <w:pPr>
        <w:rPr>
          <w:b/>
          <w:bCs/>
          <w:color w:val="12355B"/>
          <w:sz w:val="25"/>
          <w:szCs w:val="25"/>
        </w:rPr>
      </w:pPr>
    </w:p>
    <w:p w14:paraId="5DDF7DAF" w14:textId="7F64E163" w:rsidR="001247B8" w:rsidRDefault="003B7894">
      <w:pPr>
        <w:pStyle w:val="Heading2"/>
      </w:pPr>
      <w:r>
        <w:lastRenderedPageBreak/>
        <w:t xml:space="preserve">BOOKING_PROCEDURE </w:t>
      </w:r>
    </w:p>
    <w:p w14:paraId="62F4995B" w14:textId="2D9003A1" w:rsidR="00822AA7" w:rsidRPr="00822AA7" w:rsidRDefault="00822AA7" w:rsidP="009F7CFF">
      <w:r>
        <w:t xml:space="preserve">Note that the Price and Discount %ge data may be made not-editable by the Contract. This is to prevent an anaesthetist overriding a fixed price contract, where this is required.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8"/>
        <w:gridCol w:w="2202"/>
        <w:gridCol w:w="2204"/>
        <w:gridCol w:w="3522"/>
      </w:tblGrid>
      <w:tr w:rsidR="003101D6" w14:paraId="0F2F588D" w14:textId="77777777" w:rsidTr="009F7CFF">
        <w:trPr>
          <w:cantSplit/>
          <w:tblHeader/>
        </w:trPr>
        <w:tc>
          <w:tcPr>
            <w:tcW w:w="1209"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1E5998F" w14:textId="77777777" w:rsidR="003101D6" w:rsidRDefault="003101D6">
            <w:pPr>
              <w:spacing w:after="40"/>
            </w:pPr>
            <w:r>
              <w:rPr>
                <w:b/>
                <w:bCs/>
                <w:color w:val="12355B"/>
                <w:sz w:val="19"/>
                <w:szCs w:val="19"/>
              </w:rPr>
              <w:t>Field</w:t>
            </w:r>
          </w:p>
        </w:tc>
        <w:tc>
          <w:tcPr>
            <w:tcW w:w="1053" w:type="pct"/>
            <w:tcBorders>
              <w:top w:val="single" w:sz="4" w:space="0" w:color="C9D2DC"/>
              <w:left w:val="single" w:sz="4" w:space="0" w:color="C9D2DC"/>
              <w:bottom w:val="single" w:sz="4" w:space="0" w:color="C9D2DC"/>
              <w:right w:val="single" w:sz="4" w:space="0" w:color="C9D2DC"/>
            </w:tcBorders>
            <w:shd w:val="clear" w:color="auto" w:fill="E6EEF5"/>
          </w:tcPr>
          <w:p w14:paraId="44173A16" w14:textId="7F8107D9" w:rsidR="003101D6" w:rsidRDefault="003101D6" w:rsidP="009F7CFF">
            <w:pPr>
              <w:spacing w:after="40"/>
              <w:ind w:left="204"/>
              <w:rPr>
                <w:b/>
                <w:bCs/>
                <w:color w:val="12355B"/>
                <w:sz w:val="19"/>
                <w:szCs w:val="19"/>
              </w:rPr>
            </w:pPr>
            <w:r>
              <w:rPr>
                <w:b/>
                <w:bCs/>
                <w:color w:val="12355B"/>
                <w:sz w:val="19"/>
                <w:szCs w:val="19"/>
              </w:rPr>
              <w:t>Rule</w:t>
            </w:r>
          </w:p>
        </w:tc>
        <w:tc>
          <w:tcPr>
            <w:tcW w:w="1054"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4040EDDF" w14:textId="05450681" w:rsidR="003101D6" w:rsidRDefault="003101D6">
            <w:pPr>
              <w:spacing w:after="40"/>
            </w:pPr>
            <w:r>
              <w:rPr>
                <w:b/>
                <w:bCs/>
                <w:color w:val="12355B"/>
                <w:sz w:val="19"/>
                <w:szCs w:val="19"/>
              </w:rPr>
              <w:t>Set by</w:t>
            </w:r>
          </w:p>
        </w:tc>
        <w:tc>
          <w:tcPr>
            <w:tcW w:w="1684"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15F26592" w14:textId="77777777" w:rsidR="003101D6" w:rsidRDefault="003101D6">
            <w:pPr>
              <w:spacing w:after="40"/>
            </w:pPr>
            <w:r>
              <w:rPr>
                <w:b/>
                <w:bCs/>
                <w:color w:val="12355B"/>
                <w:sz w:val="19"/>
                <w:szCs w:val="19"/>
              </w:rPr>
              <w:t>Notes</w:t>
            </w:r>
          </w:p>
        </w:tc>
      </w:tr>
      <w:tr w:rsidR="000671C1" w14:paraId="4F349A9F"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C1E1A45" w14:textId="3AB17641" w:rsidR="000671C1" w:rsidRDefault="004E2710">
            <w:pPr>
              <w:spacing w:after="40"/>
              <w:rPr>
                <w:sz w:val="19"/>
                <w:szCs w:val="19"/>
              </w:rPr>
            </w:pPr>
            <w:r>
              <w:rPr>
                <w:sz w:val="19"/>
                <w:szCs w:val="19"/>
              </w:rPr>
              <w:t>booking_procedure_id</w:t>
            </w:r>
          </w:p>
        </w:tc>
        <w:tc>
          <w:tcPr>
            <w:tcW w:w="1053" w:type="pct"/>
            <w:tcBorders>
              <w:top w:val="single" w:sz="4" w:space="0" w:color="C9D2DC"/>
              <w:left w:val="single" w:sz="4" w:space="0" w:color="C9D2DC"/>
              <w:bottom w:val="single" w:sz="4" w:space="0" w:color="C9D2DC"/>
              <w:right w:val="single" w:sz="4" w:space="0" w:color="C9D2DC"/>
            </w:tcBorders>
          </w:tcPr>
          <w:p w14:paraId="29E2C8D2" w14:textId="17B3B26C" w:rsidR="000671C1" w:rsidRDefault="000671C1">
            <w:pPr>
              <w:spacing w:after="40"/>
              <w:rPr>
                <w:sz w:val="19"/>
                <w:szCs w:val="19"/>
              </w:rPr>
            </w:pPr>
            <w:r>
              <w:rPr>
                <w:sz w:val="19"/>
                <w:szCs w:val="19"/>
              </w:rPr>
              <w:t xml:space="preserve"> PK</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C3EEE96" w14:textId="77777777" w:rsidR="000671C1" w:rsidRDefault="000671C1">
            <w:pPr>
              <w:spacing w:after="40"/>
              <w:rPr>
                <w:sz w:val="19"/>
                <w:szCs w:val="19"/>
              </w:rPr>
            </w:pP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553E994" w14:textId="77777777" w:rsidR="000671C1" w:rsidRDefault="000671C1">
            <w:pPr>
              <w:spacing w:after="40"/>
              <w:rPr>
                <w:sz w:val="19"/>
                <w:szCs w:val="19"/>
              </w:rPr>
            </w:pPr>
          </w:p>
        </w:tc>
      </w:tr>
      <w:tr w:rsidR="008E054A" w14:paraId="3B7444BD"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2B22073" w14:textId="56AC3B31" w:rsidR="008E054A" w:rsidRDefault="008E054A">
            <w:pPr>
              <w:spacing w:after="40"/>
              <w:rPr>
                <w:sz w:val="19"/>
                <w:szCs w:val="19"/>
              </w:rPr>
            </w:pPr>
            <w:r>
              <w:rPr>
                <w:sz w:val="19"/>
                <w:szCs w:val="19"/>
              </w:rPr>
              <w:t>contract_id</w:t>
            </w:r>
          </w:p>
        </w:tc>
        <w:tc>
          <w:tcPr>
            <w:tcW w:w="1053" w:type="pct"/>
            <w:tcBorders>
              <w:top w:val="single" w:sz="4" w:space="0" w:color="C9D2DC"/>
              <w:left w:val="single" w:sz="4" w:space="0" w:color="C9D2DC"/>
              <w:bottom w:val="single" w:sz="4" w:space="0" w:color="C9D2DC"/>
              <w:right w:val="single" w:sz="4" w:space="0" w:color="C9D2DC"/>
            </w:tcBorders>
          </w:tcPr>
          <w:p w14:paraId="6693D216" w14:textId="4EEA1E7C" w:rsidR="008E054A" w:rsidRDefault="008E054A">
            <w:pPr>
              <w:spacing w:after="40"/>
              <w:rPr>
                <w:sz w:val="19"/>
                <w:szCs w:val="19"/>
              </w:rPr>
            </w:pPr>
            <w:r>
              <w:rPr>
                <w:sz w:val="19"/>
                <w:szCs w:val="19"/>
              </w:rPr>
              <w:t>FK, nullable</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FEF8EED" w14:textId="2F70DCA9" w:rsidR="008E054A" w:rsidRDefault="008E054A">
            <w:pPr>
              <w:spacing w:after="40"/>
              <w:rPr>
                <w:sz w:val="19"/>
                <w:szCs w:val="19"/>
              </w:rPr>
            </w:pPr>
            <w:r>
              <w:rPr>
                <w:sz w:val="19"/>
                <w:szCs w:val="19"/>
              </w:rPr>
              <w:t>Office can setup;</w:t>
            </w:r>
            <w:r>
              <w:rPr>
                <w:sz w:val="19"/>
                <w:szCs w:val="19"/>
              </w:rPr>
              <w:br/>
              <w:t>anaesthetist may change</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44AFA62" w14:textId="77777777" w:rsidR="008E054A" w:rsidRDefault="008E054A">
            <w:pPr>
              <w:spacing w:after="40"/>
              <w:rPr>
                <w:sz w:val="19"/>
                <w:szCs w:val="19"/>
              </w:rPr>
            </w:pPr>
          </w:p>
        </w:tc>
      </w:tr>
      <w:tr w:rsidR="003101D6" w14:paraId="70F9DB30"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664C9C7" w14:textId="5C278AD9" w:rsidR="003101D6" w:rsidRDefault="003101D6">
            <w:pPr>
              <w:spacing w:after="40"/>
            </w:pPr>
            <w:r>
              <w:rPr>
                <w:sz w:val="19"/>
                <w:szCs w:val="19"/>
              </w:rPr>
              <w:t>contract_line_id</w:t>
            </w:r>
          </w:p>
        </w:tc>
        <w:tc>
          <w:tcPr>
            <w:tcW w:w="1053" w:type="pct"/>
            <w:tcBorders>
              <w:top w:val="single" w:sz="4" w:space="0" w:color="C9D2DC"/>
              <w:left w:val="single" w:sz="4" w:space="0" w:color="C9D2DC"/>
              <w:bottom w:val="single" w:sz="4" w:space="0" w:color="C9D2DC"/>
              <w:right w:val="single" w:sz="4" w:space="0" w:color="C9D2DC"/>
            </w:tcBorders>
          </w:tcPr>
          <w:p w14:paraId="77EEBD2C" w14:textId="67725B44" w:rsidR="003101D6" w:rsidRDefault="007C3DA5">
            <w:pPr>
              <w:spacing w:after="40"/>
              <w:rPr>
                <w:sz w:val="19"/>
                <w:szCs w:val="19"/>
              </w:rPr>
            </w:pPr>
            <w:r>
              <w:rPr>
                <w:sz w:val="19"/>
                <w:szCs w:val="19"/>
              </w:rPr>
              <w:t xml:space="preserve"> FK, nullable</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39DA5BF" w14:textId="740698A5" w:rsidR="003101D6" w:rsidRDefault="003101D6">
            <w:pPr>
              <w:spacing w:after="40"/>
            </w:pPr>
            <w:r>
              <w:rPr>
                <w:sz w:val="19"/>
                <w:szCs w:val="19"/>
              </w:rPr>
              <w:t>Office can setup; anaesthetist may change</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C1E859B" w14:textId="77777777" w:rsidR="003101D6" w:rsidRDefault="003101D6">
            <w:pPr>
              <w:spacing w:after="40"/>
              <w:rPr>
                <w:sz w:val="19"/>
                <w:szCs w:val="19"/>
              </w:rPr>
            </w:pPr>
            <w:r>
              <w:rPr>
                <w:sz w:val="19"/>
                <w:szCs w:val="19"/>
              </w:rPr>
              <w:t>One contract line per booking procedure.</w:t>
            </w:r>
          </w:p>
          <w:p w14:paraId="51EC4AAE" w14:textId="75849655" w:rsidR="00780E5C" w:rsidRPr="009F7CFF" w:rsidRDefault="00780E5C">
            <w:pPr>
              <w:spacing w:after="40"/>
              <w:rPr>
                <w:sz w:val="19"/>
                <w:szCs w:val="19"/>
              </w:rPr>
            </w:pPr>
            <w:r>
              <w:rPr>
                <w:sz w:val="19"/>
                <w:szCs w:val="19"/>
              </w:rPr>
              <w:t>Initially set by Admins. Must be not null for billing .</w:t>
            </w:r>
          </w:p>
        </w:tc>
      </w:tr>
      <w:tr w:rsidR="003101D6" w14:paraId="307CDD17"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C5AA272" w14:textId="087CDF4B" w:rsidR="003101D6" w:rsidRDefault="003101D6">
            <w:pPr>
              <w:spacing w:after="40"/>
            </w:pPr>
            <w:r>
              <w:rPr>
                <w:sz w:val="19"/>
                <w:szCs w:val="19"/>
              </w:rPr>
              <w:t>base_units</w:t>
            </w:r>
          </w:p>
        </w:tc>
        <w:tc>
          <w:tcPr>
            <w:tcW w:w="1053" w:type="pct"/>
            <w:tcBorders>
              <w:top w:val="single" w:sz="4" w:space="0" w:color="C9D2DC"/>
              <w:left w:val="single" w:sz="4" w:space="0" w:color="C9D2DC"/>
              <w:bottom w:val="single" w:sz="4" w:space="0" w:color="C9D2DC"/>
              <w:right w:val="single" w:sz="4" w:space="0" w:color="C9D2DC"/>
            </w:tcBorders>
          </w:tcPr>
          <w:p w14:paraId="05E13B09" w14:textId="2C0AD146" w:rsidR="003101D6" w:rsidRDefault="004414AF">
            <w:pPr>
              <w:spacing w:after="40"/>
              <w:rPr>
                <w:sz w:val="19"/>
                <w:szCs w:val="19"/>
              </w:rPr>
            </w:pPr>
            <w:r>
              <w:rPr>
                <w:sz w:val="19"/>
                <w:szCs w:val="19"/>
              </w:rPr>
              <w:t>editable</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C16B95D" w14:textId="7046ECEE" w:rsidR="003101D6" w:rsidRDefault="005A70B5">
            <w:pPr>
              <w:spacing w:after="40"/>
            </w:pPr>
            <w:r>
              <w:rPr>
                <w:sz w:val="19"/>
                <w:szCs w:val="19"/>
              </w:rPr>
              <w:t>Default from RVG, editable by anaesthetist</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ED22FB5" w14:textId="6629ADBF" w:rsidR="003101D6" w:rsidRDefault="003101D6">
            <w:pPr>
              <w:spacing w:after="40"/>
            </w:pPr>
            <w:r>
              <w:rPr>
                <w:sz w:val="19"/>
                <w:szCs w:val="19"/>
              </w:rPr>
              <w:t>Base inherited from RVG_Group.</w:t>
            </w:r>
          </w:p>
        </w:tc>
      </w:tr>
      <w:tr w:rsidR="00C15688" w14:paraId="5F1408DE"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FF09037" w14:textId="6D4CB2AB" w:rsidR="00C15688" w:rsidRDefault="00C15688" w:rsidP="009A3AED">
            <w:pPr>
              <w:spacing w:after="40"/>
            </w:pPr>
            <w:r>
              <w:rPr>
                <w:sz w:val="19"/>
                <w:szCs w:val="19"/>
              </w:rPr>
              <w:t>time_units</w:t>
            </w:r>
          </w:p>
        </w:tc>
        <w:tc>
          <w:tcPr>
            <w:tcW w:w="1053" w:type="pct"/>
            <w:tcBorders>
              <w:top w:val="single" w:sz="4" w:space="0" w:color="C9D2DC"/>
              <w:left w:val="single" w:sz="4" w:space="0" w:color="C9D2DC"/>
              <w:bottom w:val="single" w:sz="4" w:space="0" w:color="C9D2DC"/>
              <w:right w:val="single" w:sz="4" w:space="0" w:color="C9D2DC"/>
            </w:tcBorders>
          </w:tcPr>
          <w:p w14:paraId="4AD98FD5" w14:textId="77777777" w:rsidR="00C15688" w:rsidRDefault="00C15688" w:rsidP="009A3AED">
            <w:pPr>
              <w:spacing w:after="40"/>
              <w:rPr>
                <w:sz w:val="19"/>
                <w:szCs w:val="19"/>
              </w:rPr>
            </w:pPr>
            <w:r>
              <w:rPr>
                <w:sz w:val="19"/>
                <w:szCs w:val="19"/>
              </w:rPr>
              <w:t>editable</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76FAFFB" w14:textId="77777777" w:rsidR="00C15688" w:rsidRDefault="00C15688" w:rsidP="009A3AED">
            <w:pPr>
              <w:spacing w:after="40"/>
            </w:pPr>
            <w:r>
              <w:rPr>
                <w:sz w:val="19"/>
                <w:szCs w:val="19"/>
              </w:rPr>
              <w:t>Anaesthetist at time entry</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2BEDC3E" w14:textId="275E5ABE" w:rsidR="00C15688" w:rsidRDefault="00A807E8" w:rsidP="009A3AED">
            <w:pPr>
              <w:spacing w:after="40"/>
            </w:pPr>
            <w:r>
              <w:rPr>
                <w:sz w:val="19"/>
                <w:szCs w:val="19"/>
              </w:rPr>
              <w:t>Not required if Price is specified.</w:t>
            </w:r>
          </w:p>
        </w:tc>
      </w:tr>
      <w:tr w:rsidR="003101D6" w14:paraId="3B275ED9"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13A86E2" w14:textId="77777777" w:rsidR="003101D6" w:rsidRDefault="003101D6">
            <w:pPr>
              <w:spacing w:after="40"/>
            </w:pPr>
            <w:r>
              <w:rPr>
                <w:sz w:val="19"/>
                <w:szCs w:val="19"/>
              </w:rPr>
              <w:t>modifier_note</w:t>
            </w:r>
          </w:p>
        </w:tc>
        <w:tc>
          <w:tcPr>
            <w:tcW w:w="1053" w:type="pct"/>
            <w:tcBorders>
              <w:top w:val="single" w:sz="4" w:space="0" w:color="C9D2DC"/>
              <w:left w:val="single" w:sz="4" w:space="0" w:color="C9D2DC"/>
              <w:bottom w:val="single" w:sz="4" w:space="0" w:color="C9D2DC"/>
              <w:right w:val="single" w:sz="4" w:space="0" w:color="C9D2DC"/>
            </w:tcBorders>
          </w:tcPr>
          <w:p w14:paraId="6C535BE0" w14:textId="10593522" w:rsidR="003101D6" w:rsidRDefault="004414AF">
            <w:pPr>
              <w:spacing w:after="40"/>
              <w:rPr>
                <w:sz w:val="19"/>
                <w:szCs w:val="19"/>
              </w:rPr>
            </w:pPr>
            <w:r>
              <w:rPr>
                <w:sz w:val="19"/>
                <w:szCs w:val="19"/>
              </w:rPr>
              <w:t>Editable</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D556989" w14:textId="323D14CA" w:rsidR="003101D6" w:rsidRDefault="003101D6">
            <w:pPr>
              <w:spacing w:after="40"/>
            </w:pPr>
            <w:r>
              <w:rPr>
                <w:sz w:val="19"/>
                <w:szCs w:val="19"/>
              </w:rPr>
              <w:t>Anaesthetist</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0BE9A04" w14:textId="77777777" w:rsidR="003101D6" w:rsidRDefault="003101D6">
            <w:pPr>
              <w:spacing w:after="40"/>
            </w:pPr>
            <w:r>
              <w:rPr>
                <w:sz w:val="19"/>
                <w:szCs w:val="19"/>
              </w:rPr>
              <w:t>Required when modifier units are claimed. Insurers ask for it.</w:t>
            </w:r>
          </w:p>
        </w:tc>
      </w:tr>
      <w:tr w:rsidR="003101D6" w14:paraId="6219B410"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06E8B0A" w14:textId="6BFC5FD8" w:rsidR="003101D6" w:rsidRDefault="003101D6">
            <w:pPr>
              <w:spacing w:after="40"/>
            </w:pPr>
            <w:r>
              <w:rPr>
                <w:sz w:val="19"/>
                <w:szCs w:val="19"/>
              </w:rPr>
              <w:t>price</w:t>
            </w:r>
          </w:p>
        </w:tc>
        <w:tc>
          <w:tcPr>
            <w:tcW w:w="1053" w:type="pct"/>
            <w:tcBorders>
              <w:top w:val="single" w:sz="4" w:space="0" w:color="C9D2DC"/>
              <w:left w:val="single" w:sz="4" w:space="0" w:color="C9D2DC"/>
              <w:bottom w:val="single" w:sz="4" w:space="0" w:color="C9D2DC"/>
              <w:right w:val="single" w:sz="4" w:space="0" w:color="C9D2DC"/>
            </w:tcBorders>
          </w:tcPr>
          <w:p w14:paraId="6F61CD12" w14:textId="57ECC723" w:rsidR="003101D6" w:rsidRDefault="00077272">
            <w:pPr>
              <w:spacing w:after="40"/>
              <w:rPr>
                <w:sz w:val="19"/>
                <w:szCs w:val="19"/>
              </w:rPr>
            </w:pPr>
            <w:r>
              <w:rPr>
                <w:sz w:val="19"/>
                <w:szCs w:val="19"/>
              </w:rPr>
              <w:t>May be editable</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BD8E12A" w14:textId="4BF5C533" w:rsidR="003101D6" w:rsidRDefault="003101D6">
            <w:pPr>
              <w:spacing w:after="40"/>
            </w:pPr>
            <w:r>
              <w:rPr>
                <w:sz w:val="19"/>
                <w:szCs w:val="19"/>
              </w:rPr>
              <w:t>Anaesthetist, for editable contracts only</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A42DCB4" w14:textId="0C506A58" w:rsidR="003101D6" w:rsidRDefault="0069131E">
            <w:pPr>
              <w:spacing w:after="40"/>
            </w:pPr>
            <w:r>
              <w:rPr>
                <w:sz w:val="19"/>
                <w:szCs w:val="19"/>
              </w:rPr>
              <w:t>A multi-use field to hold either a fixed price, a prepayment amount or a price override. Null otherwise, may be zero.</w:t>
            </w:r>
          </w:p>
        </w:tc>
      </w:tr>
      <w:tr w:rsidR="003101D6" w14:paraId="448CD0E3"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F1DBF61" w14:textId="040C60CE" w:rsidR="003101D6" w:rsidRDefault="003101D6">
            <w:pPr>
              <w:spacing w:after="40"/>
            </w:pPr>
            <w:r>
              <w:rPr>
                <w:sz w:val="19"/>
                <w:szCs w:val="19"/>
              </w:rPr>
              <w:t>discount_percent</w:t>
            </w:r>
          </w:p>
        </w:tc>
        <w:tc>
          <w:tcPr>
            <w:tcW w:w="1053" w:type="pct"/>
            <w:tcBorders>
              <w:top w:val="single" w:sz="4" w:space="0" w:color="C9D2DC"/>
              <w:left w:val="single" w:sz="4" w:space="0" w:color="C9D2DC"/>
              <w:bottom w:val="single" w:sz="4" w:space="0" w:color="C9D2DC"/>
              <w:right w:val="single" w:sz="4" w:space="0" w:color="C9D2DC"/>
            </w:tcBorders>
          </w:tcPr>
          <w:p w14:paraId="7C754B15" w14:textId="3783A34D" w:rsidR="003101D6" w:rsidRDefault="00077272">
            <w:pPr>
              <w:spacing w:after="40"/>
              <w:rPr>
                <w:sz w:val="19"/>
                <w:szCs w:val="19"/>
              </w:rPr>
            </w:pPr>
            <w:r>
              <w:rPr>
                <w:sz w:val="19"/>
                <w:szCs w:val="19"/>
              </w:rPr>
              <w:t>May be editable</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3439F7E" w14:textId="4226DA41" w:rsidR="003101D6" w:rsidRDefault="003101D6">
            <w:pPr>
              <w:spacing w:after="40"/>
            </w:pPr>
            <w:r>
              <w:rPr>
                <w:sz w:val="19"/>
                <w:szCs w:val="19"/>
              </w:rPr>
              <w:t>Anaesthetist, when editable</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44A618A" w14:textId="140D6359" w:rsidR="003101D6" w:rsidRDefault="003101D6">
            <w:pPr>
              <w:spacing w:after="40"/>
            </w:pPr>
            <w:r>
              <w:rPr>
                <w:sz w:val="19"/>
                <w:szCs w:val="19"/>
              </w:rPr>
              <w:t xml:space="preserve">Percentage only. A %ge discount to be deducted from the total price. </w:t>
            </w:r>
            <w:r>
              <w:rPr>
                <w:sz w:val="19"/>
                <w:szCs w:val="19"/>
              </w:rPr>
              <w:br/>
              <w:t>Details shown on invoice.</w:t>
            </w:r>
          </w:p>
        </w:tc>
      </w:tr>
      <w:tr w:rsidR="00EB0090" w14:paraId="13D01138"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B998A4C" w14:textId="3CF32C1B" w:rsidR="00EB0090" w:rsidRDefault="00EB0090">
            <w:pPr>
              <w:spacing w:after="40"/>
              <w:rPr>
                <w:sz w:val="19"/>
                <w:szCs w:val="19"/>
              </w:rPr>
            </w:pPr>
            <w:r>
              <w:rPr>
                <w:sz w:val="19"/>
                <w:szCs w:val="19"/>
              </w:rPr>
              <w:t>rate</w:t>
            </w:r>
          </w:p>
        </w:tc>
        <w:tc>
          <w:tcPr>
            <w:tcW w:w="1053" w:type="pct"/>
            <w:tcBorders>
              <w:top w:val="single" w:sz="4" w:space="0" w:color="C9D2DC"/>
              <w:left w:val="single" w:sz="4" w:space="0" w:color="C9D2DC"/>
              <w:bottom w:val="single" w:sz="4" w:space="0" w:color="C9D2DC"/>
              <w:right w:val="single" w:sz="4" w:space="0" w:color="C9D2DC"/>
            </w:tcBorders>
          </w:tcPr>
          <w:p w14:paraId="5C5B53C2" w14:textId="592290FD" w:rsidR="00EB0090" w:rsidRDefault="00B67A9A">
            <w:pPr>
              <w:spacing w:after="40"/>
              <w:rPr>
                <w:sz w:val="19"/>
                <w:szCs w:val="19"/>
              </w:rPr>
            </w:pPr>
            <w:r>
              <w:rPr>
                <w:sz w:val="19"/>
                <w:szCs w:val="19"/>
              </w:rPr>
              <w:t>Not editable</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6A924A0" w14:textId="386CAF45" w:rsidR="00EB0090" w:rsidRDefault="00B67A9A">
            <w:pPr>
              <w:spacing w:after="40"/>
              <w:rPr>
                <w:sz w:val="19"/>
                <w:szCs w:val="19"/>
              </w:rPr>
            </w:pPr>
            <w:r>
              <w:rPr>
                <w:sz w:val="19"/>
                <w:szCs w:val="19"/>
              </w:rPr>
              <w:t>Contract</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1EEDE3A" w14:textId="77100286" w:rsidR="00EB0090" w:rsidRDefault="00B67A9A">
            <w:pPr>
              <w:spacing w:after="40"/>
              <w:rPr>
                <w:sz w:val="19"/>
                <w:szCs w:val="19"/>
              </w:rPr>
            </w:pPr>
            <w:r>
              <w:rPr>
                <w:sz w:val="19"/>
                <w:szCs w:val="19"/>
              </w:rPr>
              <w:t>Allows for rate contracts</w:t>
            </w:r>
          </w:p>
        </w:tc>
      </w:tr>
      <w:tr w:rsidR="003101D6" w14:paraId="408B3EE7"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9367891" w14:textId="77777777" w:rsidR="003101D6" w:rsidRDefault="003101D6">
            <w:pPr>
              <w:spacing w:after="40"/>
            </w:pPr>
            <w:r>
              <w:rPr>
                <w:sz w:val="19"/>
                <w:szCs w:val="19"/>
              </w:rPr>
              <w:t>adjustment_reason</w:t>
            </w:r>
          </w:p>
        </w:tc>
        <w:tc>
          <w:tcPr>
            <w:tcW w:w="1053" w:type="pct"/>
            <w:tcBorders>
              <w:top w:val="single" w:sz="4" w:space="0" w:color="C9D2DC"/>
              <w:left w:val="single" w:sz="4" w:space="0" w:color="C9D2DC"/>
              <w:bottom w:val="single" w:sz="4" w:space="0" w:color="C9D2DC"/>
              <w:right w:val="single" w:sz="4" w:space="0" w:color="C9D2DC"/>
            </w:tcBorders>
          </w:tcPr>
          <w:p w14:paraId="37B7859D" w14:textId="3B85ECCC" w:rsidR="003101D6" w:rsidRDefault="00077272">
            <w:pPr>
              <w:spacing w:after="40"/>
              <w:rPr>
                <w:sz w:val="19"/>
                <w:szCs w:val="19"/>
              </w:rPr>
            </w:pPr>
            <w:r>
              <w:rPr>
                <w:sz w:val="19"/>
                <w:szCs w:val="19"/>
              </w:rPr>
              <w:t>May be editable</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9BC464A" w14:textId="36CB7E42" w:rsidR="003101D6" w:rsidRDefault="003101D6">
            <w:pPr>
              <w:spacing w:after="40"/>
            </w:pPr>
            <w:r>
              <w:rPr>
                <w:sz w:val="19"/>
                <w:szCs w:val="19"/>
              </w:rPr>
              <w:t>Anaesthetist</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6E16922" w14:textId="60A906CD" w:rsidR="003101D6" w:rsidRDefault="00A0262C">
            <w:pPr>
              <w:spacing w:after="40"/>
            </w:pPr>
            <w:r>
              <w:rPr>
                <w:sz w:val="19"/>
                <w:szCs w:val="19"/>
              </w:rPr>
              <w:t>Optional</w:t>
            </w:r>
          </w:p>
        </w:tc>
      </w:tr>
      <w:tr w:rsidR="00313CE0" w14:paraId="3068EA86" w14:textId="77777777" w:rsidTr="008D3076">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8964939" w14:textId="6C1EE22B" w:rsidR="00313CE0" w:rsidRDefault="002C4A36">
            <w:pPr>
              <w:spacing w:after="40"/>
              <w:rPr>
                <w:sz w:val="19"/>
                <w:szCs w:val="19"/>
              </w:rPr>
            </w:pPr>
            <w:r>
              <w:rPr>
                <w:sz w:val="19"/>
                <w:szCs w:val="19"/>
              </w:rPr>
              <w:t>total_price</w:t>
            </w:r>
          </w:p>
        </w:tc>
        <w:tc>
          <w:tcPr>
            <w:tcW w:w="1053" w:type="pct"/>
            <w:tcBorders>
              <w:top w:val="single" w:sz="4" w:space="0" w:color="C9D2DC"/>
              <w:left w:val="single" w:sz="4" w:space="0" w:color="C9D2DC"/>
              <w:bottom w:val="single" w:sz="4" w:space="0" w:color="C9D2DC"/>
              <w:right w:val="single" w:sz="4" w:space="0" w:color="C9D2DC"/>
            </w:tcBorders>
          </w:tcPr>
          <w:p w14:paraId="2883E940" w14:textId="4C0FA7ED" w:rsidR="00313CE0" w:rsidRDefault="002C4A36">
            <w:pPr>
              <w:spacing w:after="40"/>
              <w:rPr>
                <w:sz w:val="19"/>
                <w:szCs w:val="19"/>
              </w:rPr>
            </w:pPr>
            <w:r>
              <w:rPr>
                <w:sz w:val="19"/>
                <w:szCs w:val="19"/>
              </w:rPr>
              <w:t>Not editable</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797F20C" w14:textId="7C534179" w:rsidR="00313CE0" w:rsidRDefault="002C4A36">
            <w:pPr>
              <w:spacing w:after="40"/>
              <w:rPr>
                <w:sz w:val="19"/>
                <w:szCs w:val="19"/>
              </w:rPr>
            </w:pPr>
            <w:r>
              <w:rPr>
                <w:sz w:val="19"/>
                <w:szCs w:val="19"/>
              </w:rPr>
              <w:t>Pricing routine</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B2DA03C" w14:textId="64D7F16C" w:rsidR="00313CE0" w:rsidRDefault="002C4A36">
            <w:pPr>
              <w:spacing w:after="40"/>
              <w:rPr>
                <w:sz w:val="19"/>
                <w:szCs w:val="19"/>
              </w:rPr>
            </w:pPr>
            <w:r>
              <w:rPr>
                <w:sz w:val="19"/>
                <w:szCs w:val="19"/>
              </w:rPr>
              <w:t>Somewhere to keep the billed amount</w:t>
            </w:r>
          </w:p>
        </w:tc>
      </w:tr>
      <w:tr w:rsidR="00A2460E" w14:paraId="67791D4B"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20E763C" w14:textId="3CE919FF" w:rsidR="00A2460E" w:rsidDel="00077272" w:rsidRDefault="00E33417">
            <w:pPr>
              <w:spacing w:after="40"/>
              <w:rPr>
                <w:sz w:val="19"/>
                <w:szCs w:val="19"/>
              </w:rPr>
            </w:pPr>
            <w:r>
              <w:rPr>
                <w:sz w:val="19"/>
                <w:szCs w:val="19"/>
              </w:rPr>
              <w:t>patient_contact_details</w:t>
            </w:r>
          </w:p>
        </w:tc>
        <w:tc>
          <w:tcPr>
            <w:tcW w:w="1053" w:type="pct"/>
            <w:tcBorders>
              <w:top w:val="single" w:sz="4" w:space="0" w:color="C9D2DC"/>
              <w:left w:val="single" w:sz="4" w:space="0" w:color="C9D2DC"/>
              <w:bottom w:val="single" w:sz="4" w:space="0" w:color="C9D2DC"/>
              <w:right w:val="single" w:sz="4" w:space="0" w:color="C9D2DC"/>
            </w:tcBorders>
          </w:tcPr>
          <w:p w14:paraId="4FDAA2FA" w14:textId="247C76DD" w:rsidR="00A2460E" w:rsidRDefault="000D544D">
            <w:pPr>
              <w:spacing w:after="40"/>
              <w:rPr>
                <w:sz w:val="19"/>
                <w:szCs w:val="19"/>
              </w:rPr>
            </w:pPr>
            <w:r>
              <w:rPr>
                <w:sz w:val="19"/>
                <w:szCs w:val="19"/>
              </w:rPr>
              <w:t>Required</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1AB4018" w14:textId="6ABF7EE7" w:rsidR="00A2460E" w:rsidRDefault="000D544D">
            <w:pPr>
              <w:spacing w:after="40"/>
              <w:rPr>
                <w:sz w:val="19"/>
                <w:szCs w:val="19"/>
              </w:rPr>
            </w:pPr>
            <w:r>
              <w:rPr>
                <w:sz w:val="19"/>
                <w:szCs w:val="19"/>
              </w:rPr>
              <w:t>Multiple fields</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1C68214" w14:textId="45E0EE34" w:rsidR="00A2460E" w:rsidRDefault="000D544D">
            <w:pPr>
              <w:spacing w:after="40"/>
              <w:rPr>
                <w:sz w:val="19"/>
                <w:szCs w:val="19"/>
              </w:rPr>
            </w:pPr>
            <w:r>
              <w:rPr>
                <w:sz w:val="19"/>
                <w:szCs w:val="19"/>
              </w:rPr>
              <w:t>Also the default billable party</w:t>
            </w:r>
          </w:p>
        </w:tc>
      </w:tr>
      <w:tr w:rsidR="008901CB" w14:paraId="34165084"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35E0632" w14:textId="21653CEE" w:rsidR="008901CB" w:rsidRDefault="000D468D">
            <w:pPr>
              <w:spacing w:after="40"/>
              <w:rPr>
                <w:sz w:val="19"/>
                <w:szCs w:val="19"/>
              </w:rPr>
            </w:pPr>
            <w:r>
              <w:rPr>
                <w:sz w:val="19"/>
                <w:szCs w:val="19"/>
              </w:rPr>
              <w:t>payer_contact_details</w:t>
            </w:r>
          </w:p>
        </w:tc>
        <w:tc>
          <w:tcPr>
            <w:tcW w:w="1053" w:type="pct"/>
            <w:tcBorders>
              <w:top w:val="single" w:sz="4" w:space="0" w:color="C9D2DC"/>
              <w:left w:val="single" w:sz="4" w:space="0" w:color="C9D2DC"/>
              <w:bottom w:val="single" w:sz="4" w:space="0" w:color="C9D2DC"/>
              <w:right w:val="single" w:sz="4" w:space="0" w:color="C9D2DC"/>
            </w:tcBorders>
          </w:tcPr>
          <w:p w14:paraId="39206808" w14:textId="1745A568" w:rsidR="008901CB" w:rsidRDefault="008245F1">
            <w:pPr>
              <w:spacing w:after="40"/>
              <w:rPr>
                <w:sz w:val="19"/>
                <w:szCs w:val="19"/>
              </w:rPr>
            </w:pPr>
            <w:r>
              <w:rPr>
                <w:sz w:val="19"/>
                <w:szCs w:val="19"/>
              </w:rPr>
              <w:t>Optional</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B43D9C4" w14:textId="1FEC1615" w:rsidR="008901CB" w:rsidRDefault="001277CF">
            <w:pPr>
              <w:spacing w:after="40"/>
              <w:rPr>
                <w:sz w:val="19"/>
                <w:szCs w:val="19"/>
              </w:rPr>
            </w:pPr>
            <w:r>
              <w:rPr>
                <w:sz w:val="19"/>
                <w:szCs w:val="19"/>
              </w:rPr>
              <w:t>Admin team</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5060C64" w14:textId="4685267C" w:rsidR="008901CB" w:rsidRDefault="001277CF">
            <w:pPr>
              <w:spacing w:after="40"/>
              <w:rPr>
                <w:sz w:val="19"/>
                <w:szCs w:val="19"/>
              </w:rPr>
            </w:pPr>
            <w:r>
              <w:rPr>
                <w:sz w:val="19"/>
                <w:szCs w:val="19"/>
              </w:rPr>
              <w:t>May be null</w:t>
            </w:r>
          </w:p>
        </w:tc>
      </w:tr>
      <w:tr w:rsidR="008D3076" w14:paraId="33E92511"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761A824" w14:textId="46EF5A61" w:rsidR="008D3076" w:rsidRDefault="008D3076">
            <w:pPr>
              <w:spacing w:after="40"/>
              <w:rPr>
                <w:sz w:val="19"/>
                <w:szCs w:val="19"/>
              </w:rPr>
            </w:pPr>
            <w:r>
              <w:rPr>
                <w:sz w:val="19"/>
                <w:szCs w:val="19"/>
              </w:rPr>
              <w:t>alternate_payer</w:t>
            </w:r>
          </w:p>
        </w:tc>
        <w:tc>
          <w:tcPr>
            <w:tcW w:w="1053" w:type="pct"/>
            <w:tcBorders>
              <w:top w:val="single" w:sz="4" w:space="0" w:color="C9D2DC"/>
              <w:left w:val="single" w:sz="4" w:space="0" w:color="C9D2DC"/>
              <w:bottom w:val="single" w:sz="4" w:space="0" w:color="C9D2DC"/>
              <w:right w:val="single" w:sz="4" w:space="0" w:color="C9D2DC"/>
            </w:tcBorders>
          </w:tcPr>
          <w:p w14:paraId="187C2307" w14:textId="57738DE8" w:rsidR="008D3076" w:rsidRDefault="009B404E">
            <w:pPr>
              <w:spacing w:after="40"/>
              <w:rPr>
                <w:sz w:val="19"/>
                <w:szCs w:val="19"/>
              </w:rPr>
            </w:pPr>
            <w:r>
              <w:rPr>
                <w:sz w:val="19"/>
                <w:szCs w:val="19"/>
              </w:rPr>
              <w:t xml:space="preserve">boolean, required. </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D5894FD" w14:textId="234F8B31" w:rsidR="008D3076" w:rsidRDefault="008D3076">
            <w:pPr>
              <w:spacing w:after="40"/>
              <w:rPr>
                <w:sz w:val="19"/>
                <w:szCs w:val="19"/>
              </w:rPr>
            </w:pPr>
            <w:r>
              <w:rPr>
                <w:sz w:val="19"/>
                <w:szCs w:val="19"/>
              </w:rPr>
              <w:t>Admin team</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A5898C1" w14:textId="1930A25C" w:rsidR="008D3076" w:rsidRDefault="008D3076">
            <w:pPr>
              <w:spacing w:after="40"/>
              <w:rPr>
                <w:sz w:val="19"/>
                <w:szCs w:val="19"/>
              </w:rPr>
            </w:pPr>
            <w:r>
              <w:rPr>
                <w:sz w:val="19"/>
                <w:szCs w:val="19"/>
              </w:rPr>
              <w:t>Defaults to false</w:t>
            </w:r>
          </w:p>
        </w:tc>
      </w:tr>
      <w:tr w:rsidR="003101D6" w14:paraId="1B822004"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1CDC526" w14:textId="3B4A2AC7" w:rsidR="003101D6" w:rsidRDefault="003101D6">
            <w:pPr>
              <w:spacing w:after="40"/>
            </w:pPr>
            <w:r>
              <w:rPr>
                <w:sz w:val="19"/>
                <w:szCs w:val="19"/>
              </w:rPr>
              <w:t xml:space="preserve">price_source </w:t>
            </w:r>
          </w:p>
        </w:tc>
        <w:tc>
          <w:tcPr>
            <w:tcW w:w="1053" w:type="pct"/>
            <w:tcBorders>
              <w:top w:val="single" w:sz="4" w:space="0" w:color="C9D2DC"/>
              <w:left w:val="single" w:sz="4" w:space="0" w:color="C9D2DC"/>
              <w:bottom w:val="single" w:sz="4" w:space="0" w:color="C9D2DC"/>
              <w:right w:val="single" w:sz="4" w:space="0" w:color="C9D2DC"/>
            </w:tcBorders>
          </w:tcPr>
          <w:p w14:paraId="3B0B8E04" w14:textId="5FF2B970" w:rsidR="003101D6" w:rsidRDefault="007F67C0">
            <w:pPr>
              <w:spacing w:after="40"/>
              <w:rPr>
                <w:sz w:val="19"/>
                <w:szCs w:val="19"/>
              </w:rPr>
            </w:pPr>
            <w:r>
              <w:rPr>
                <w:sz w:val="19"/>
                <w:szCs w:val="19"/>
              </w:rPr>
              <w:t>Required</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E1130CD" w14:textId="78A3B2B4" w:rsidR="003101D6" w:rsidRDefault="003101D6">
            <w:pPr>
              <w:spacing w:after="40"/>
            </w:pPr>
            <w:r>
              <w:rPr>
                <w:sz w:val="19"/>
                <w:szCs w:val="19"/>
              </w:rPr>
              <w:t>Billing engine at authorisation</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489F4D3" w14:textId="2757EA16" w:rsidR="003101D6" w:rsidRDefault="007F67C0">
            <w:pPr>
              <w:spacing w:after="40"/>
            </w:pPr>
            <w:r>
              <w:rPr>
                <w:sz w:val="19"/>
                <w:szCs w:val="19"/>
              </w:rPr>
              <w:t>Records the way in which the price and discount were derived. Section 9. (?Price Source TBC)</w:t>
            </w:r>
          </w:p>
        </w:tc>
      </w:tr>
      <w:tr w:rsidR="00F6650B" w14:paraId="698F2B3D"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9FE175B" w14:textId="68C36F14" w:rsidR="00F6650B" w:rsidRDefault="00D17F09">
            <w:pPr>
              <w:spacing w:after="40"/>
              <w:rPr>
                <w:sz w:val="19"/>
                <w:szCs w:val="19"/>
              </w:rPr>
            </w:pPr>
            <w:r>
              <w:rPr>
                <w:sz w:val="19"/>
                <w:szCs w:val="19"/>
              </w:rPr>
              <w:t>insurer</w:t>
            </w:r>
          </w:p>
        </w:tc>
        <w:tc>
          <w:tcPr>
            <w:tcW w:w="1053" w:type="pct"/>
            <w:tcBorders>
              <w:top w:val="single" w:sz="4" w:space="0" w:color="C9D2DC"/>
              <w:left w:val="single" w:sz="4" w:space="0" w:color="C9D2DC"/>
              <w:bottom w:val="single" w:sz="4" w:space="0" w:color="C9D2DC"/>
              <w:right w:val="single" w:sz="4" w:space="0" w:color="C9D2DC"/>
            </w:tcBorders>
          </w:tcPr>
          <w:p w14:paraId="03D2E6BD" w14:textId="091FBCA8" w:rsidR="00F6650B" w:rsidRDefault="00F6650B">
            <w:pPr>
              <w:spacing w:after="40"/>
              <w:rPr>
                <w:sz w:val="19"/>
                <w:szCs w:val="19"/>
              </w:rPr>
            </w:pPr>
            <w:r>
              <w:rPr>
                <w:sz w:val="19"/>
                <w:szCs w:val="19"/>
              </w:rPr>
              <w:t>May be blank</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CEA8A9F" w14:textId="1B5AB4F5" w:rsidR="00F6650B" w:rsidRDefault="0096173E">
            <w:pPr>
              <w:spacing w:after="40"/>
              <w:rPr>
                <w:sz w:val="19"/>
                <w:szCs w:val="19"/>
              </w:rPr>
            </w:pPr>
            <w:r>
              <w:rPr>
                <w:sz w:val="19"/>
                <w:szCs w:val="19"/>
              </w:rPr>
              <w:t>Admin, Anaesthetist</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CD4C4CF" w14:textId="1F060376" w:rsidR="00F6650B" w:rsidRDefault="0096173E">
            <w:pPr>
              <w:spacing w:after="40"/>
              <w:rPr>
                <w:sz w:val="19"/>
                <w:szCs w:val="19"/>
              </w:rPr>
            </w:pPr>
            <w:r>
              <w:rPr>
                <w:sz w:val="19"/>
                <w:szCs w:val="19"/>
              </w:rPr>
              <w:t>Txt, name of insurance provider</w:t>
            </w:r>
          </w:p>
        </w:tc>
      </w:tr>
      <w:tr w:rsidR="0096173E" w14:paraId="3D898E1E"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C9E580A" w14:textId="2753A3A0" w:rsidR="0096173E" w:rsidRDefault="00D17F09" w:rsidP="0096173E">
            <w:pPr>
              <w:spacing w:after="40"/>
              <w:rPr>
                <w:sz w:val="19"/>
                <w:szCs w:val="19"/>
              </w:rPr>
            </w:pPr>
            <w:r>
              <w:rPr>
                <w:sz w:val="19"/>
                <w:szCs w:val="19"/>
              </w:rPr>
              <w:t>insurance_acceptance</w:t>
            </w:r>
          </w:p>
        </w:tc>
        <w:tc>
          <w:tcPr>
            <w:tcW w:w="1053" w:type="pct"/>
            <w:tcBorders>
              <w:top w:val="single" w:sz="4" w:space="0" w:color="C9D2DC"/>
              <w:left w:val="single" w:sz="4" w:space="0" w:color="C9D2DC"/>
              <w:bottom w:val="single" w:sz="4" w:space="0" w:color="C9D2DC"/>
              <w:right w:val="single" w:sz="4" w:space="0" w:color="C9D2DC"/>
            </w:tcBorders>
          </w:tcPr>
          <w:p w14:paraId="61A4761C" w14:textId="7AB4E887" w:rsidR="0096173E" w:rsidRDefault="0096173E" w:rsidP="0096173E">
            <w:pPr>
              <w:spacing w:after="40"/>
              <w:rPr>
                <w:sz w:val="19"/>
                <w:szCs w:val="19"/>
              </w:rPr>
            </w:pPr>
            <w:r>
              <w:rPr>
                <w:sz w:val="19"/>
                <w:szCs w:val="19"/>
              </w:rPr>
              <w:t>May be blank</w:t>
            </w: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D540163" w14:textId="61F38C5D" w:rsidR="0096173E" w:rsidRDefault="0096173E" w:rsidP="0096173E">
            <w:pPr>
              <w:spacing w:after="40"/>
              <w:rPr>
                <w:sz w:val="19"/>
                <w:szCs w:val="19"/>
              </w:rPr>
            </w:pPr>
            <w:r>
              <w:rPr>
                <w:sz w:val="19"/>
                <w:szCs w:val="19"/>
              </w:rPr>
              <w:t>Admin, Anaesthetist</w:t>
            </w: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AC61E6A" w14:textId="7D872F98" w:rsidR="0096173E" w:rsidRDefault="0096173E" w:rsidP="0096173E">
            <w:pPr>
              <w:spacing w:after="40"/>
              <w:rPr>
                <w:sz w:val="19"/>
                <w:szCs w:val="19"/>
              </w:rPr>
            </w:pPr>
            <w:r>
              <w:rPr>
                <w:sz w:val="19"/>
                <w:szCs w:val="19"/>
              </w:rPr>
              <w:t>Reference code when insurance claim has been accepted</w:t>
            </w:r>
          </w:p>
        </w:tc>
      </w:tr>
      <w:tr w:rsidR="0096173E" w14:paraId="28FE0320" w14:textId="77777777" w:rsidTr="009F7CFF">
        <w:trPr>
          <w:cantSplit/>
        </w:trPr>
        <w:tc>
          <w:tcPr>
            <w:tcW w:w="1209"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E2B128E" w14:textId="4E74653A" w:rsidR="0096173E" w:rsidRDefault="0096173E" w:rsidP="0096173E">
            <w:pPr>
              <w:spacing w:after="40"/>
              <w:rPr>
                <w:sz w:val="19"/>
                <w:szCs w:val="19"/>
              </w:rPr>
            </w:pPr>
            <w:r>
              <w:rPr>
                <w:sz w:val="19"/>
                <w:szCs w:val="19"/>
              </w:rPr>
              <w:t>… other booking data elements</w:t>
            </w:r>
          </w:p>
        </w:tc>
        <w:tc>
          <w:tcPr>
            <w:tcW w:w="1053" w:type="pct"/>
            <w:tcBorders>
              <w:top w:val="single" w:sz="4" w:space="0" w:color="C9D2DC"/>
              <w:left w:val="single" w:sz="4" w:space="0" w:color="C9D2DC"/>
              <w:bottom w:val="single" w:sz="4" w:space="0" w:color="C9D2DC"/>
              <w:right w:val="single" w:sz="4" w:space="0" w:color="C9D2DC"/>
            </w:tcBorders>
          </w:tcPr>
          <w:p w14:paraId="2573903A" w14:textId="77777777" w:rsidR="0096173E" w:rsidRDefault="0096173E" w:rsidP="0096173E">
            <w:pPr>
              <w:spacing w:after="40"/>
              <w:rPr>
                <w:sz w:val="19"/>
                <w:szCs w:val="19"/>
              </w:rPr>
            </w:pPr>
          </w:p>
        </w:tc>
        <w:tc>
          <w:tcPr>
            <w:tcW w:w="105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D70D537" w14:textId="77777777" w:rsidR="0096173E" w:rsidRDefault="0096173E" w:rsidP="0096173E">
            <w:pPr>
              <w:spacing w:after="40"/>
              <w:rPr>
                <w:sz w:val="19"/>
                <w:szCs w:val="19"/>
              </w:rPr>
            </w:pPr>
          </w:p>
        </w:tc>
        <w:tc>
          <w:tcPr>
            <w:tcW w:w="168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CB07825" w14:textId="77777777" w:rsidR="0096173E" w:rsidRDefault="0096173E" w:rsidP="0096173E">
            <w:pPr>
              <w:spacing w:after="40"/>
              <w:rPr>
                <w:sz w:val="19"/>
                <w:szCs w:val="19"/>
              </w:rPr>
            </w:pPr>
          </w:p>
        </w:tc>
      </w:tr>
    </w:tbl>
    <w:p w14:paraId="7B0B3A30" w14:textId="77777777" w:rsidR="00072C84" w:rsidRDefault="00072C84" w:rsidP="00072C84"/>
    <w:p w14:paraId="6A12F95D" w14:textId="37314979" w:rsidR="001247B8" w:rsidRDefault="003B7894">
      <w:pPr>
        <w:pStyle w:val="Heading1"/>
      </w:pPr>
      <w:r>
        <w:t>Contract Behaviour</w:t>
      </w:r>
    </w:p>
    <w:p w14:paraId="7AED7FD0" w14:textId="69E418A2" w:rsidR="00CF172D" w:rsidRDefault="00D231B5">
      <w:r>
        <w:t xml:space="preserve">Four flags drive who is billed, and how, and what the anaesthetist can change. </w:t>
      </w:r>
    </w:p>
    <w:p w14:paraId="4AEF6CE8" w14:textId="29DD40AB" w:rsidR="00041764" w:rsidRDefault="00417395" w:rsidP="00041764">
      <w:r>
        <w:rPr>
          <w:b/>
          <w:bCs/>
          <w:i/>
          <w:iCs/>
        </w:rPr>
        <w:t>Contract_Holder.is_billable_party</w:t>
      </w:r>
      <w:r>
        <w:t xml:space="preserve"> flag</w:t>
      </w:r>
      <w:r>
        <w:br/>
        <w:t>If True, indicates the billable party is the Contract Holder, otherwise the Billable Party is always the Patient/Guardian.</w:t>
      </w:r>
    </w:p>
    <w:p w14:paraId="5E31EF19" w14:textId="45654BCA" w:rsidR="00041764" w:rsidRDefault="00041764" w:rsidP="00041764">
      <w:r>
        <w:rPr>
          <w:b/>
          <w:bCs/>
          <w:i/>
          <w:iCs/>
        </w:rPr>
        <w:lastRenderedPageBreak/>
        <w:t>Contract.is_editable</w:t>
      </w:r>
      <w:r>
        <w:t xml:space="preserve"> flag</w:t>
      </w:r>
      <w:r>
        <w:br/>
        <w:t>If True, indicates if the anaesthetist may change the values of any of the contract lines. For Hospital fixed price contracts this is typically set to False to prevent the anaesthetist overriding the price and discount fields for Fixed Price contracts. Conversely, for procedures using RVG values, it is set to True.</w:t>
      </w:r>
    </w:p>
    <w:p w14:paraId="43510942" w14:textId="4E123E22" w:rsidR="00AE5374" w:rsidRDefault="00AE5374" w:rsidP="00041764">
      <w:r>
        <w:rPr>
          <w:b/>
          <w:bCs/>
          <w:i/>
          <w:iCs/>
        </w:rPr>
        <w:t>Contract.is_prepay</w:t>
      </w:r>
      <w:r>
        <w:t xml:space="preserve"> flag</w:t>
      </w:r>
      <w:r>
        <w:br/>
        <w:t>If True, triggers an automated prepay process (letter, invoices etc)</w:t>
      </w:r>
    </w:p>
    <w:p w14:paraId="71A02996" w14:textId="77777777" w:rsidR="00057BBD" w:rsidRDefault="00547798" w:rsidP="00041764">
      <w:proofErr w:type="spellStart"/>
      <w:r>
        <w:rPr>
          <w:b/>
          <w:bCs/>
          <w:i/>
          <w:iCs/>
        </w:rPr>
        <w:t>Contract_Holder.</w:t>
      </w:r>
      <w:r w:rsidR="00AD2549">
        <w:rPr>
          <w:b/>
          <w:bCs/>
          <w:i/>
          <w:iCs/>
        </w:rPr>
        <w:t>practi</w:t>
      </w:r>
      <w:r w:rsidR="00C676BF">
        <w:rPr>
          <w:b/>
          <w:bCs/>
          <w:i/>
          <w:iCs/>
        </w:rPr>
        <w:t>ti</w:t>
      </w:r>
      <w:r w:rsidR="00AD2549">
        <w:rPr>
          <w:b/>
          <w:bCs/>
          <w:i/>
          <w:iCs/>
        </w:rPr>
        <w:t>oner</w:t>
      </w:r>
      <w:r>
        <w:rPr>
          <w:b/>
          <w:bCs/>
          <w:i/>
          <w:iCs/>
        </w:rPr>
        <w:t>_id</w:t>
      </w:r>
      <w:proofErr w:type="spellEnd"/>
      <w:r>
        <w:rPr>
          <w:b/>
          <w:bCs/>
        </w:rPr>
        <w:t xml:space="preserve"> not null</w:t>
      </w:r>
      <w:r>
        <w:rPr>
          <w:b/>
          <w:bCs/>
        </w:rPr>
        <w:br/>
      </w:r>
      <w:r>
        <w:t>If set, indicates that this procedure uses an anaesthetist specific configuration (usually fixed-price, prepay)</w:t>
      </w:r>
      <w:r w:rsidR="00730006">
        <w:t xml:space="preserve">, or a </w:t>
      </w:r>
      <w:r w:rsidR="00365134">
        <w:t>surgeon specific configuration (fixed-price)</w:t>
      </w:r>
      <w:r>
        <w:t xml:space="preserve">. </w:t>
      </w:r>
    </w:p>
    <w:p w14:paraId="19A3812A" w14:textId="3215E0FE" w:rsidR="00E93854" w:rsidRDefault="00547798">
      <w:r>
        <w:t xml:space="preserve">This is designed to support prepay requirements </w:t>
      </w:r>
      <w:r w:rsidR="00057BBD">
        <w:t>for anaesthetists</w:t>
      </w:r>
      <w:r>
        <w:t>. The typical scenario configuration would be: The Billable Party is the patient, the anaesthetist is nominated, the arrangement is pre-pay, and the amount is editable by the anaesthetist.</w:t>
      </w:r>
    </w:p>
    <w:p w14:paraId="15CFDF37" w14:textId="77777777" w:rsidR="00E93854" w:rsidRDefault="00E93854" w:rsidP="009F7CFF">
      <w:pPr>
        <w:pStyle w:val="Heading2"/>
      </w:pPr>
      <w:r>
        <w:rPr>
          <w:rStyle w:val="Strong"/>
        </w:rPr>
        <w:t>How the cases map</w:t>
      </w:r>
    </w:p>
    <w:tbl>
      <w:tblPr>
        <w:tblStyle w:val="ListTable3-Accent1"/>
        <w:tblW w:w="10060" w:type="dxa"/>
        <w:tblLook w:val="04A0" w:firstRow="1" w:lastRow="0" w:firstColumn="1" w:lastColumn="0" w:noHBand="0" w:noVBand="1"/>
      </w:tblPr>
      <w:tblGrid>
        <w:gridCol w:w="3815"/>
        <w:gridCol w:w="1984"/>
        <w:gridCol w:w="1441"/>
        <w:gridCol w:w="1466"/>
        <w:gridCol w:w="1354"/>
      </w:tblGrid>
      <w:tr w:rsidR="00E93854" w:rsidRPr="003314C6" w14:paraId="042BF0CD" w14:textId="77777777" w:rsidTr="003314C6">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3823" w:type="dxa"/>
            <w:tcBorders>
              <w:top w:val="single" w:sz="4" w:space="0" w:color="4472C4" w:themeColor="accent1"/>
              <w:bottom w:val="single" w:sz="4" w:space="0" w:color="4472C4" w:themeColor="accent1"/>
            </w:tcBorders>
            <w:shd w:val="clear" w:color="auto" w:fill="D9E2F3" w:themeFill="accent1" w:themeFillTint="33"/>
            <w:hideMark/>
          </w:tcPr>
          <w:p w14:paraId="62B3034A" w14:textId="4D6E4C87" w:rsidR="00E93854" w:rsidRPr="003314C6" w:rsidRDefault="005E5B5B" w:rsidP="003314C6">
            <w:pPr>
              <w:spacing w:after="40"/>
              <w:rPr>
                <w:color w:val="12355B"/>
                <w:sz w:val="19"/>
                <w:szCs w:val="19"/>
              </w:rPr>
            </w:pPr>
            <w:r>
              <w:rPr>
                <w:color w:val="12355B"/>
                <w:sz w:val="19"/>
                <w:szCs w:val="19"/>
              </w:rPr>
              <w:t>Typical Arrangement examples</w:t>
            </w:r>
          </w:p>
        </w:tc>
        <w:tc>
          <w:tcPr>
            <w:tcW w:w="1985" w:type="dxa"/>
            <w:tcBorders>
              <w:top w:val="single" w:sz="4" w:space="0" w:color="4472C4" w:themeColor="accent1"/>
              <w:bottom w:val="single" w:sz="4" w:space="0" w:color="4472C4" w:themeColor="accent1"/>
            </w:tcBorders>
            <w:shd w:val="clear" w:color="auto" w:fill="D9E2F3" w:themeFill="accent1" w:themeFillTint="33"/>
            <w:hideMark/>
          </w:tcPr>
          <w:p w14:paraId="08922493" w14:textId="77777777" w:rsidR="00E93854" w:rsidRPr="003314C6" w:rsidRDefault="00E93854" w:rsidP="003314C6">
            <w:pPr>
              <w:spacing w:after="40"/>
              <w:cnfStyle w:val="100000000000" w:firstRow="1" w:lastRow="0" w:firstColumn="0" w:lastColumn="0" w:oddVBand="0" w:evenVBand="0" w:oddHBand="0" w:evenHBand="0" w:firstRowFirstColumn="0" w:firstRowLastColumn="0" w:lastRowFirstColumn="0" w:lastRowLastColumn="0"/>
              <w:rPr>
                <w:color w:val="12355B"/>
                <w:sz w:val="19"/>
                <w:szCs w:val="19"/>
              </w:rPr>
            </w:pPr>
            <w:r>
              <w:rPr>
                <w:rFonts w:ascii="Times New Roman" w:hAnsi="Times New Roman"/>
                <w:color w:val="12355B"/>
                <w:sz w:val="19"/>
                <w:szCs w:val="19"/>
              </w:rPr>
              <w:t>is_billable_party</w:t>
            </w:r>
          </w:p>
        </w:tc>
        <w:tc>
          <w:tcPr>
            <w:tcW w:w="0" w:type="auto"/>
            <w:tcBorders>
              <w:top w:val="single" w:sz="4" w:space="0" w:color="4472C4" w:themeColor="accent1"/>
              <w:bottom w:val="single" w:sz="4" w:space="0" w:color="4472C4" w:themeColor="accent1"/>
            </w:tcBorders>
            <w:shd w:val="clear" w:color="auto" w:fill="D9E2F3" w:themeFill="accent1" w:themeFillTint="33"/>
            <w:hideMark/>
          </w:tcPr>
          <w:p w14:paraId="6991C416" w14:textId="386571CA" w:rsidR="00E93854" w:rsidRPr="003314C6" w:rsidRDefault="00C676BF" w:rsidP="003314C6">
            <w:pPr>
              <w:spacing w:after="40"/>
              <w:cnfStyle w:val="100000000000" w:firstRow="1" w:lastRow="0" w:firstColumn="0" w:lastColumn="0" w:oddVBand="0" w:evenVBand="0" w:oddHBand="0" w:evenHBand="0" w:firstRowFirstColumn="0" w:firstRowLastColumn="0" w:lastRowFirstColumn="0" w:lastRowLastColumn="0"/>
              <w:rPr>
                <w:color w:val="12355B"/>
                <w:sz w:val="19"/>
                <w:szCs w:val="19"/>
              </w:rPr>
            </w:pPr>
            <w:r>
              <w:rPr>
                <w:rFonts w:ascii="Times New Roman" w:hAnsi="Times New Roman"/>
                <w:color w:val="12355B"/>
                <w:sz w:val="19"/>
                <w:szCs w:val="19"/>
              </w:rPr>
              <w:t>practitioner</w:t>
            </w:r>
            <w:r w:rsidR="00E93854">
              <w:rPr>
                <w:rFonts w:ascii="Times New Roman" w:hAnsi="Times New Roman"/>
                <w:color w:val="12355B"/>
                <w:sz w:val="19"/>
                <w:szCs w:val="19"/>
              </w:rPr>
              <w:t>_id</w:t>
            </w:r>
          </w:p>
        </w:tc>
        <w:tc>
          <w:tcPr>
            <w:tcW w:w="1467" w:type="dxa"/>
            <w:tcBorders>
              <w:top w:val="single" w:sz="4" w:space="0" w:color="4472C4" w:themeColor="accent1"/>
              <w:bottom w:val="single" w:sz="4" w:space="0" w:color="4472C4" w:themeColor="accent1"/>
            </w:tcBorders>
            <w:shd w:val="clear" w:color="auto" w:fill="D9E2F3" w:themeFill="accent1" w:themeFillTint="33"/>
            <w:hideMark/>
          </w:tcPr>
          <w:p w14:paraId="181C7209" w14:textId="77777777" w:rsidR="00E93854" w:rsidRPr="003314C6" w:rsidRDefault="00E93854" w:rsidP="003314C6">
            <w:pPr>
              <w:spacing w:after="40"/>
              <w:cnfStyle w:val="100000000000" w:firstRow="1" w:lastRow="0" w:firstColumn="0" w:lastColumn="0" w:oddVBand="0" w:evenVBand="0" w:oddHBand="0" w:evenHBand="0" w:firstRowFirstColumn="0" w:firstRowLastColumn="0" w:lastRowFirstColumn="0" w:lastRowLastColumn="0"/>
              <w:rPr>
                <w:color w:val="12355B"/>
                <w:sz w:val="19"/>
                <w:szCs w:val="19"/>
              </w:rPr>
            </w:pPr>
            <w:r>
              <w:rPr>
                <w:rFonts w:ascii="Times New Roman" w:hAnsi="Times New Roman"/>
                <w:color w:val="12355B"/>
                <w:sz w:val="19"/>
                <w:szCs w:val="19"/>
              </w:rPr>
              <w:t>is_editable</w:t>
            </w:r>
          </w:p>
        </w:tc>
        <w:tc>
          <w:tcPr>
            <w:tcW w:w="1355" w:type="dxa"/>
            <w:tcBorders>
              <w:top w:val="single" w:sz="4" w:space="0" w:color="4472C4" w:themeColor="accent1"/>
              <w:bottom w:val="single" w:sz="4" w:space="0" w:color="4472C4" w:themeColor="accent1"/>
            </w:tcBorders>
            <w:shd w:val="clear" w:color="auto" w:fill="D9E2F3" w:themeFill="accent1" w:themeFillTint="33"/>
            <w:hideMark/>
          </w:tcPr>
          <w:p w14:paraId="164F8848" w14:textId="77777777" w:rsidR="00E93854" w:rsidRPr="003314C6" w:rsidRDefault="00E93854" w:rsidP="003314C6">
            <w:pPr>
              <w:spacing w:after="40"/>
              <w:cnfStyle w:val="100000000000" w:firstRow="1" w:lastRow="0" w:firstColumn="0" w:lastColumn="0" w:oddVBand="0" w:evenVBand="0" w:oddHBand="0" w:evenHBand="0" w:firstRowFirstColumn="0" w:firstRowLastColumn="0" w:lastRowFirstColumn="0" w:lastRowLastColumn="0"/>
              <w:rPr>
                <w:color w:val="12355B"/>
                <w:sz w:val="19"/>
                <w:szCs w:val="19"/>
              </w:rPr>
            </w:pPr>
            <w:r>
              <w:rPr>
                <w:rFonts w:ascii="Times New Roman" w:hAnsi="Times New Roman"/>
                <w:color w:val="12355B"/>
                <w:sz w:val="19"/>
                <w:szCs w:val="19"/>
              </w:rPr>
              <w:t>is_prepay</w:t>
            </w:r>
          </w:p>
        </w:tc>
      </w:tr>
      <w:tr w:rsidR="003124CC" w:rsidRPr="003314C6" w14:paraId="0C4F0E50" w14:textId="77777777" w:rsidTr="003314C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823" w:type="dxa"/>
            <w:hideMark/>
          </w:tcPr>
          <w:p w14:paraId="7A92E1E6" w14:textId="5A444F16" w:rsidR="003124CC" w:rsidRPr="003314C6" w:rsidRDefault="003124CC" w:rsidP="003314C6">
            <w:pPr>
              <w:spacing w:after="40"/>
              <w:rPr>
                <w:b w:val="0"/>
                <w:bCs w:val="0"/>
                <w:sz w:val="19"/>
                <w:szCs w:val="19"/>
              </w:rPr>
            </w:pPr>
            <w:r>
              <w:rPr>
                <w:b w:val="0"/>
                <w:bCs w:val="0"/>
                <w:sz w:val="19"/>
                <w:szCs w:val="19"/>
              </w:rPr>
              <w:t>Default Hospital contract (using RVG)</w:t>
            </w:r>
          </w:p>
        </w:tc>
        <w:tc>
          <w:tcPr>
            <w:tcW w:w="1985" w:type="dxa"/>
            <w:hideMark/>
          </w:tcPr>
          <w:p w14:paraId="6FF13E92" w14:textId="3A2BC708" w:rsidR="003124CC" w:rsidRPr="003314C6" w:rsidRDefault="002F1809" w:rsidP="003314C6">
            <w:pPr>
              <w:spacing w:after="40"/>
              <w:cnfStyle w:val="000000100000" w:firstRow="0" w:lastRow="0" w:firstColumn="0" w:lastColumn="0" w:oddVBand="0" w:evenVBand="0" w:oddHBand="1" w:evenHBand="0" w:firstRowFirstColumn="0" w:firstRowLastColumn="0" w:lastRowFirstColumn="0" w:lastRowLastColumn="0"/>
              <w:rPr>
                <w:sz w:val="19"/>
                <w:szCs w:val="19"/>
              </w:rPr>
            </w:pPr>
            <w:r>
              <w:rPr>
                <w:sz w:val="19"/>
                <w:szCs w:val="19"/>
              </w:rPr>
              <w:t>true</w:t>
            </w:r>
          </w:p>
        </w:tc>
        <w:tc>
          <w:tcPr>
            <w:tcW w:w="0" w:type="auto"/>
            <w:hideMark/>
          </w:tcPr>
          <w:p w14:paraId="14FA5736" w14:textId="77777777" w:rsidR="003124CC" w:rsidRPr="003314C6" w:rsidRDefault="003124CC" w:rsidP="003314C6">
            <w:pPr>
              <w:spacing w:after="40"/>
              <w:cnfStyle w:val="000000100000" w:firstRow="0" w:lastRow="0" w:firstColumn="0" w:lastColumn="0" w:oddVBand="0" w:evenVBand="0" w:oddHBand="1" w:evenHBand="0" w:firstRowFirstColumn="0" w:firstRowLastColumn="0" w:lastRowFirstColumn="0" w:lastRowLastColumn="0"/>
              <w:rPr>
                <w:sz w:val="19"/>
                <w:szCs w:val="19"/>
              </w:rPr>
            </w:pPr>
            <w:r>
              <w:rPr>
                <w:sz w:val="19"/>
                <w:szCs w:val="19"/>
              </w:rPr>
              <w:t>null</w:t>
            </w:r>
          </w:p>
        </w:tc>
        <w:tc>
          <w:tcPr>
            <w:tcW w:w="1467" w:type="dxa"/>
            <w:hideMark/>
          </w:tcPr>
          <w:p w14:paraId="62F062F2" w14:textId="77777777" w:rsidR="003124CC" w:rsidRPr="003314C6" w:rsidRDefault="003124CC" w:rsidP="003314C6">
            <w:pPr>
              <w:spacing w:after="40"/>
              <w:cnfStyle w:val="000000100000" w:firstRow="0" w:lastRow="0" w:firstColumn="0" w:lastColumn="0" w:oddVBand="0" w:evenVBand="0" w:oddHBand="1" w:evenHBand="0" w:firstRowFirstColumn="0" w:firstRowLastColumn="0" w:lastRowFirstColumn="0" w:lastRowLastColumn="0"/>
              <w:rPr>
                <w:sz w:val="19"/>
                <w:szCs w:val="19"/>
              </w:rPr>
            </w:pPr>
            <w:r>
              <w:rPr>
                <w:sz w:val="19"/>
                <w:szCs w:val="19"/>
              </w:rPr>
              <w:t>true</w:t>
            </w:r>
          </w:p>
        </w:tc>
        <w:tc>
          <w:tcPr>
            <w:tcW w:w="1355" w:type="dxa"/>
            <w:hideMark/>
          </w:tcPr>
          <w:p w14:paraId="3B10BDD3" w14:textId="77777777" w:rsidR="003124CC" w:rsidRPr="003314C6" w:rsidRDefault="003124CC" w:rsidP="003314C6">
            <w:pPr>
              <w:spacing w:after="40"/>
              <w:cnfStyle w:val="000000100000" w:firstRow="0" w:lastRow="0" w:firstColumn="0" w:lastColumn="0" w:oddVBand="0" w:evenVBand="0" w:oddHBand="1" w:evenHBand="0" w:firstRowFirstColumn="0" w:firstRowLastColumn="0" w:lastRowFirstColumn="0" w:lastRowLastColumn="0"/>
              <w:rPr>
                <w:sz w:val="19"/>
                <w:szCs w:val="19"/>
              </w:rPr>
            </w:pPr>
            <w:r>
              <w:rPr>
                <w:sz w:val="19"/>
                <w:szCs w:val="19"/>
              </w:rPr>
              <w:t>false</w:t>
            </w:r>
          </w:p>
        </w:tc>
      </w:tr>
      <w:tr w:rsidR="00E93854" w:rsidRPr="003314C6" w14:paraId="46EDEC14" w14:textId="77777777" w:rsidTr="003314C6">
        <w:trPr>
          <w:trHeight w:val="454"/>
        </w:trPr>
        <w:tc>
          <w:tcPr>
            <w:cnfStyle w:val="001000000000" w:firstRow="0" w:lastRow="0" w:firstColumn="1" w:lastColumn="0" w:oddVBand="0" w:evenVBand="0" w:oddHBand="0" w:evenHBand="0" w:firstRowFirstColumn="0" w:firstRowLastColumn="0" w:lastRowFirstColumn="0" w:lastRowLastColumn="0"/>
            <w:tcW w:w="3823" w:type="dxa"/>
            <w:tcBorders>
              <w:top w:val="single" w:sz="4" w:space="0" w:color="4472C4" w:themeColor="accent1"/>
            </w:tcBorders>
            <w:hideMark/>
          </w:tcPr>
          <w:p w14:paraId="24C19641" w14:textId="6A4774CE" w:rsidR="00E93854" w:rsidRPr="003314C6" w:rsidRDefault="000D0BE4" w:rsidP="003314C6">
            <w:pPr>
              <w:spacing w:after="40"/>
              <w:rPr>
                <w:b w:val="0"/>
                <w:bCs w:val="0"/>
                <w:sz w:val="19"/>
                <w:szCs w:val="19"/>
              </w:rPr>
            </w:pPr>
            <w:r>
              <w:rPr>
                <w:b w:val="0"/>
                <w:bCs w:val="0"/>
                <w:sz w:val="19"/>
                <w:szCs w:val="19"/>
              </w:rPr>
              <w:t>Hospital contract, fixed priced/rate</w:t>
            </w:r>
          </w:p>
        </w:tc>
        <w:tc>
          <w:tcPr>
            <w:tcW w:w="1985" w:type="dxa"/>
            <w:tcBorders>
              <w:top w:val="single" w:sz="4" w:space="0" w:color="4472C4" w:themeColor="accent1"/>
            </w:tcBorders>
            <w:hideMark/>
          </w:tcPr>
          <w:p w14:paraId="31AE14C7" w14:textId="77777777" w:rsidR="00E93854" w:rsidRPr="003314C6" w:rsidRDefault="00E93854" w:rsidP="003314C6">
            <w:pPr>
              <w:spacing w:after="40"/>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true</w:t>
            </w:r>
          </w:p>
        </w:tc>
        <w:tc>
          <w:tcPr>
            <w:tcW w:w="0" w:type="auto"/>
            <w:tcBorders>
              <w:top w:val="single" w:sz="4" w:space="0" w:color="4472C4" w:themeColor="accent1"/>
            </w:tcBorders>
            <w:hideMark/>
          </w:tcPr>
          <w:p w14:paraId="7E5FF5F9" w14:textId="77777777" w:rsidR="00E93854" w:rsidRPr="003314C6" w:rsidRDefault="00E93854" w:rsidP="003314C6">
            <w:pPr>
              <w:spacing w:after="40"/>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null</w:t>
            </w:r>
          </w:p>
        </w:tc>
        <w:tc>
          <w:tcPr>
            <w:tcW w:w="1467" w:type="dxa"/>
            <w:tcBorders>
              <w:top w:val="single" w:sz="4" w:space="0" w:color="4472C4" w:themeColor="accent1"/>
            </w:tcBorders>
            <w:hideMark/>
          </w:tcPr>
          <w:p w14:paraId="426C4FF0" w14:textId="77777777" w:rsidR="00E93854" w:rsidRPr="003314C6" w:rsidRDefault="00E93854" w:rsidP="003314C6">
            <w:pPr>
              <w:spacing w:after="40"/>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false</w:t>
            </w:r>
          </w:p>
        </w:tc>
        <w:tc>
          <w:tcPr>
            <w:tcW w:w="1355" w:type="dxa"/>
            <w:tcBorders>
              <w:top w:val="single" w:sz="4" w:space="0" w:color="4472C4" w:themeColor="accent1"/>
            </w:tcBorders>
            <w:hideMark/>
          </w:tcPr>
          <w:p w14:paraId="5043750A" w14:textId="77777777" w:rsidR="00E93854" w:rsidRPr="003314C6" w:rsidRDefault="00E93854" w:rsidP="003314C6">
            <w:pPr>
              <w:spacing w:after="40"/>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false</w:t>
            </w:r>
          </w:p>
        </w:tc>
      </w:tr>
      <w:tr w:rsidR="007F294D" w:rsidRPr="003314C6" w14:paraId="10E80D3A" w14:textId="77777777" w:rsidTr="003314C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823" w:type="dxa"/>
            <w:hideMark/>
          </w:tcPr>
          <w:p w14:paraId="74E06DD3" w14:textId="3FAD96B4" w:rsidR="007F294D" w:rsidRPr="003314C6" w:rsidRDefault="007F294D" w:rsidP="003314C6">
            <w:pPr>
              <w:spacing w:after="40"/>
              <w:rPr>
                <w:b w:val="0"/>
                <w:bCs w:val="0"/>
                <w:sz w:val="19"/>
                <w:szCs w:val="19"/>
              </w:rPr>
            </w:pPr>
            <w:r>
              <w:rPr>
                <w:b w:val="0"/>
                <w:bCs w:val="0"/>
                <w:sz w:val="19"/>
                <w:szCs w:val="19"/>
              </w:rPr>
              <w:t>Default Contract (uses RVG), patient pays</w:t>
            </w:r>
          </w:p>
        </w:tc>
        <w:tc>
          <w:tcPr>
            <w:tcW w:w="1985" w:type="dxa"/>
            <w:hideMark/>
          </w:tcPr>
          <w:p w14:paraId="60E23049" w14:textId="77777777" w:rsidR="007F294D" w:rsidRPr="003314C6" w:rsidRDefault="007F294D" w:rsidP="003314C6">
            <w:pPr>
              <w:spacing w:after="40"/>
              <w:cnfStyle w:val="000000100000" w:firstRow="0" w:lastRow="0" w:firstColumn="0" w:lastColumn="0" w:oddVBand="0" w:evenVBand="0" w:oddHBand="1" w:evenHBand="0" w:firstRowFirstColumn="0" w:firstRowLastColumn="0" w:lastRowFirstColumn="0" w:lastRowLastColumn="0"/>
              <w:rPr>
                <w:sz w:val="19"/>
                <w:szCs w:val="19"/>
              </w:rPr>
            </w:pPr>
            <w:r>
              <w:rPr>
                <w:sz w:val="19"/>
                <w:szCs w:val="19"/>
              </w:rPr>
              <w:t>false</w:t>
            </w:r>
          </w:p>
        </w:tc>
        <w:tc>
          <w:tcPr>
            <w:tcW w:w="0" w:type="auto"/>
            <w:hideMark/>
          </w:tcPr>
          <w:p w14:paraId="60634B4A" w14:textId="77777777" w:rsidR="007F294D" w:rsidRPr="003314C6" w:rsidRDefault="007F294D" w:rsidP="003314C6">
            <w:pPr>
              <w:spacing w:after="40"/>
              <w:cnfStyle w:val="000000100000" w:firstRow="0" w:lastRow="0" w:firstColumn="0" w:lastColumn="0" w:oddVBand="0" w:evenVBand="0" w:oddHBand="1" w:evenHBand="0" w:firstRowFirstColumn="0" w:firstRowLastColumn="0" w:lastRowFirstColumn="0" w:lastRowLastColumn="0"/>
              <w:rPr>
                <w:sz w:val="19"/>
                <w:szCs w:val="19"/>
              </w:rPr>
            </w:pPr>
            <w:r>
              <w:rPr>
                <w:sz w:val="19"/>
                <w:szCs w:val="19"/>
              </w:rPr>
              <w:t>null</w:t>
            </w:r>
          </w:p>
        </w:tc>
        <w:tc>
          <w:tcPr>
            <w:tcW w:w="1467" w:type="dxa"/>
            <w:hideMark/>
          </w:tcPr>
          <w:p w14:paraId="5C4C4FDD" w14:textId="77777777" w:rsidR="007F294D" w:rsidRPr="003314C6" w:rsidRDefault="007F294D" w:rsidP="003314C6">
            <w:pPr>
              <w:spacing w:after="40"/>
              <w:cnfStyle w:val="000000100000" w:firstRow="0" w:lastRow="0" w:firstColumn="0" w:lastColumn="0" w:oddVBand="0" w:evenVBand="0" w:oddHBand="1" w:evenHBand="0" w:firstRowFirstColumn="0" w:firstRowLastColumn="0" w:lastRowFirstColumn="0" w:lastRowLastColumn="0"/>
              <w:rPr>
                <w:sz w:val="19"/>
                <w:szCs w:val="19"/>
              </w:rPr>
            </w:pPr>
            <w:r>
              <w:rPr>
                <w:sz w:val="19"/>
                <w:szCs w:val="19"/>
              </w:rPr>
              <w:t>true</w:t>
            </w:r>
          </w:p>
        </w:tc>
        <w:tc>
          <w:tcPr>
            <w:tcW w:w="1355" w:type="dxa"/>
            <w:hideMark/>
          </w:tcPr>
          <w:p w14:paraId="76A0C665" w14:textId="77777777" w:rsidR="007F294D" w:rsidRPr="003314C6" w:rsidRDefault="007F294D" w:rsidP="003314C6">
            <w:pPr>
              <w:spacing w:after="40"/>
              <w:cnfStyle w:val="000000100000" w:firstRow="0" w:lastRow="0" w:firstColumn="0" w:lastColumn="0" w:oddVBand="0" w:evenVBand="0" w:oddHBand="1" w:evenHBand="0" w:firstRowFirstColumn="0" w:firstRowLastColumn="0" w:lastRowFirstColumn="0" w:lastRowLastColumn="0"/>
              <w:rPr>
                <w:sz w:val="19"/>
                <w:szCs w:val="19"/>
              </w:rPr>
            </w:pPr>
            <w:r>
              <w:rPr>
                <w:sz w:val="19"/>
                <w:szCs w:val="19"/>
              </w:rPr>
              <w:t>false</w:t>
            </w:r>
          </w:p>
        </w:tc>
      </w:tr>
      <w:tr w:rsidR="004B7A6D" w:rsidRPr="003314C6" w14:paraId="0E79F94A" w14:textId="77777777" w:rsidTr="003314C6">
        <w:trPr>
          <w:trHeight w:val="454"/>
        </w:trPr>
        <w:tc>
          <w:tcPr>
            <w:cnfStyle w:val="001000000000" w:firstRow="0" w:lastRow="0" w:firstColumn="1" w:lastColumn="0" w:oddVBand="0" w:evenVBand="0" w:oddHBand="0" w:evenHBand="0" w:firstRowFirstColumn="0" w:firstRowLastColumn="0" w:lastRowFirstColumn="0" w:lastRowLastColumn="0"/>
            <w:tcW w:w="3823" w:type="dxa"/>
            <w:hideMark/>
          </w:tcPr>
          <w:p w14:paraId="07B9F8F9" w14:textId="59791306" w:rsidR="004B7A6D" w:rsidRPr="003314C6" w:rsidRDefault="004B7A6D" w:rsidP="003314C6">
            <w:pPr>
              <w:spacing w:after="40"/>
              <w:rPr>
                <w:b w:val="0"/>
                <w:bCs w:val="0"/>
                <w:sz w:val="19"/>
                <w:szCs w:val="19"/>
              </w:rPr>
            </w:pPr>
            <w:r>
              <w:rPr>
                <w:b w:val="0"/>
                <w:bCs w:val="0"/>
                <w:sz w:val="19"/>
                <w:szCs w:val="19"/>
              </w:rPr>
              <w:t>Anaesthetist fixed price (prepay) list</w:t>
            </w:r>
          </w:p>
        </w:tc>
        <w:tc>
          <w:tcPr>
            <w:tcW w:w="1985" w:type="dxa"/>
            <w:hideMark/>
          </w:tcPr>
          <w:p w14:paraId="049128D3" w14:textId="77777777" w:rsidR="004B7A6D" w:rsidRPr="003314C6" w:rsidRDefault="004B7A6D" w:rsidP="003314C6">
            <w:pPr>
              <w:spacing w:after="40"/>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false</w:t>
            </w:r>
          </w:p>
        </w:tc>
        <w:tc>
          <w:tcPr>
            <w:tcW w:w="0" w:type="auto"/>
            <w:hideMark/>
          </w:tcPr>
          <w:p w14:paraId="4FD7DB40" w14:textId="77777777" w:rsidR="004B7A6D" w:rsidRPr="003314C6" w:rsidRDefault="004B7A6D" w:rsidP="003314C6">
            <w:pPr>
              <w:spacing w:after="40"/>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set</w:t>
            </w:r>
          </w:p>
        </w:tc>
        <w:tc>
          <w:tcPr>
            <w:tcW w:w="1467" w:type="dxa"/>
            <w:hideMark/>
          </w:tcPr>
          <w:p w14:paraId="270313B9" w14:textId="77777777" w:rsidR="004B7A6D" w:rsidRPr="003314C6" w:rsidRDefault="004B7A6D" w:rsidP="003314C6">
            <w:pPr>
              <w:spacing w:after="40"/>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true</w:t>
            </w:r>
          </w:p>
        </w:tc>
        <w:tc>
          <w:tcPr>
            <w:tcW w:w="1355" w:type="dxa"/>
            <w:hideMark/>
          </w:tcPr>
          <w:p w14:paraId="3C186225" w14:textId="77777777" w:rsidR="004B7A6D" w:rsidRPr="003314C6" w:rsidRDefault="004B7A6D" w:rsidP="003314C6">
            <w:pPr>
              <w:spacing w:after="40"/>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true</w:t>
            </w:r>
          </w:p>
        </w:tc>
      </w:tr>
      <w:tr w:rsidR="00E93854" w:rsidRPr="003314C6" w14:paraId="4379125C" w14:textId="77777777" w:rsidTr="003314C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823" w:type="dxa"/>
            <w:hideMark/>
          </w:tcPr>
          <w:p w14:paraId="3086A73D" w14:textId="77777777" w:rsidR="00E93854" w:rsidRPr="003314C6" w:rsidRDefault="00E93854" w:rsidP="003314C6">
            <w:pPr>
              <w:spacing w:after="40"/>
              <w:rPr>
                <w:b w:val="0"/>
                <w:bCs w:val="0"/>
                <w:sz w:val="19"/>
                <w:szCs w:val="19"/>
              </w:rPr>
            </w:pPr>
            <w:r>
              <w:rPr>
                <w:b w:val="0"/>
                <w:bCs w:val="0"/>
                <w:sz w:val="19"/>
                <w:szCs w:val="19"/>
              </w:rPr>
              <w:t>Surgeon’s fixed-fee arrangement</w:t>
            </w:r>
          </w:p>
        </w:tc>
        <w:tc>
          <w:tcPr>
            <w:tcW w:w="1985" w:type="dxa"/>
            <w:hideMark/>
          </w:tcPr>
          <w:p w14:paraId="38CA9F2F" w14:textId="77777777" w:rsidR="00E93854" w:rsidRPr="003314C6" w:rsidRDefault="00E93854" w:rsidP="003314C6">
            <w:pPr>
              <w:spacing w:after="40"/>
              <w:cnfStyle w:val="000000100000" w:firstRow="0" w:lastRow="0" w:firstColumn="0" w:lastColumn="0" w:oddVBand="0" w:evenVBand="0" w:oddHBand="1" w:evenHBand="0" w:firstRowFirstColumn="0" w:firstRowLastColumn="0" w:lastRowFirstColumn="0" w:lastRowLastColumn="0"/>
              <w:rPr>
                <w:sz w:val="19"/>
                <w:szCs w:val="19"/>
              </w:rPr>
            </w:pPr>
            <w:r>
              <w:rPr>
                <w:sz w:val="19"/>
                <w:szCs w:val="19"/>
              </w:rPr>
              <w:t>false</w:t>
            </w:r>
          </w:p>
        </w:tc>
        <w:tc>
          <w:tcPr>
            <w:tcW w:w="0" w:type="auto"/>
            <w:hideMark/>
          </w:tcPr>
          <w:p w14:paraId="5049A79D" w14:textId="657AAE23" w:rsidR="00E93854" w:rsidRPr="003314C6" w:rsidRDefault="00C676BF" w:rsidP="003314C6">
            <w:pPr>
              <w:spacing w:after="40"/>
              <w:cnfStyle w:val="000000100000" w:firstRow="0" w:lastRow="0" w:firstColumn="0" w:lastColumn="0" w:oddVBand="0" w:evenVBand="0" w:oddHBand="1" w:evenHBand="0" w:firstRowFirstColumn="0" w:firstRowLastColumn="0" w:lastRowFirstColumn="0" w:lastRowLastColumn="0"/>
              <w:rPr>
                <w:sz w:val="19"/>
                <w:szCs w:val="19"/>
              </w:rPr>
            </w:pPr>
            <w:r>
              <w:rPr>
                <w:sz w:val="19"/>
                <w:szCs w:val="19"/>
              </w:rPr>
              <w:t>set</w:t>
            </w:r>
          </w:p>
        </w:tc>
        <w:tc>
          <w:tcPr>
            <w:tcW w:w="1467" w:type="dxa"/>
            <w:hideMark/>
          </w:tcPr>
          <w:p w14:paraId="34B00E33" w14:textId="25C93BC3" w:rsidR="00E93854" w:rsidRPr="003314C6" w:rsidRDefault="00E93854" w:rsidP="003314C6">
            <w:pPr>
              <w:spacing w:after="40"/>
              <w:cnfStyle w:val="000000100000" w:firstRow="0" w:lastRow="0" w:firstColumn="0" w:lastColumn="0" w:oddVBand="0" w:evenVBand="0" w:oddHBand="1" w:evenHBand="0" w:firstRowFirstColumn="0" w:firstRowLastColumn="0" w:lastRowFirstColumn="0" w:lastRowLastColumn="0"/>
              <w:rPr>
                <w:sz w:val="19"/>
                <w:szCs w:val="19"/>
              </w:rPr>
            </w:pPr>
            <w:r>
              <w:rPr>
                <w:sz w:val="19"/>
                <w:szCs w:val="19"/>
              </w:rPr>
              <w:t>false</w:t>
            </w:r>
          </w:p>
        </w:tc>
        <w:tc>
          <w:tcPr>
            <w:tcW w:w="1355" w:type="dxa"/>
            <w:hideMark/>
          </w:tcPr>
          <w:p w14:paraId="611D7E09" w14:textId="77777777" w:rsidR="00E93854" w:rsidRPr="003314C6" w:rsidRDefault="00E93854" w:rsidP="003314C6">
            <w:pPr>
              <w:spacing w:after="40"/>
              <w:cnfStyle w:val="000000100000" w:firstRow="0" w:lastRow="0" w:firstColumn="0" w:lastColumn="0" w:oddVBand="0" w:evenVBand="0" w:oddHBand="1" w:evenHBand="0" w:firstRowFirstColumn="0" w:firstRowLastColumn="0" w:lastRowFirstColumn="0" w:lastRowLastColumn="0"/>
              <w:rPr>
                <w:sz w:val="19"/>
                <w:szCs w:val="19"/>
              </w:rPr>
            </w:pPr>
            <w:r>
              <w:rPr>
                <w:sz w:val="19"/>
                <w:szCs w:val="19"/>
              </w:rPr>
              <w:t>false</w:t>
            </w:r>
          </w:p>
        </w:tc>
      </w:tr>
    </w:tbl>
    <w:p w14:paraId="5B31419E" w14:textId="77777777" w:rsidR="00E93854" w:rsidRDefault="00E93854"/>
    <w:p w14:paraId="627550A6" w14:textId="6AC49CC9" w:rsidR="00833D4C" w:rsidRDefault="00833D4C">
      <w:pPr>
        <w:spacing w:after="60"/>
      </w:pPr>
      <w:r>
        <w:t>Various other combinations can be used to achieve specific billing outcomes</w:t>
      </w:r>
      <w:r w:rsidR="00032B1E">
        <w:t>.</w:t>
      </w:r>
    </w:p>
    <w:p w14:paraId="2FB3CEF9" w14:textId="107D2824" w:rsidR="001247B8" w:rsidRDefault="003B7894">
      <w:r>
        <w:t>The office can override any pricing at any time. That admin override is the only way to change a non-editable price without changing the contract.</w:t>
      </w:r>
    </w:p>
    <w:p w14:paraId="28A6CD66" w14:textId="77777777" w:rsidR="00072C84" w:rsidRDefault="00072C84" w:rsidP="00072C84"/>
    <w:p w14:paraId="2017E600" w14:textId="2C79B1B7" w:rsidR="001247B8" w:rsidRDefault="003B7894">
      <w:pPr>
        <w:pStyle w:val="Heading1"/>
      </w:pPr>
      <w:r>
        <w:t>Contract selection</w:t>
      </w:r>
    </w:p>
    <w:p w14:paraId="48412A51" w14:textId="18F85622" w:rsidR="00BA2492" w:rsidRDefault="00ED280C" w:rsidP="001002CD">
      <w:pPr>
        <w:pStyle w:val="ListParagraph"/>
        <w:numPr>
          <w:ilvl w:val="0"/>
          <w:numId w:val="3"/>
        </w:numPr>
        <w:spacing w:after="60"/>
      </w:pPr>
      <w:r>
        <w:rPr>
          <w:b/>
          <w:bCs/>
        </w:rPr>
        <w:t>Billable Party identification, at booking setup.</w:t>
      </w:r>
      <w:r>
        <w:t xml:space="preserve"> </w:t>
      </w:r>
      <w:r>
        <w:br/>
        <w:t xml:space="preserve">The admin reviews the booking to ascertain the hospital, surgeon, and procedure description. </w:t>
      </w:r>
      <w:r>
        <w:br/>
        <w:t>The admin then identifies the relevant Billable Party by selecting a Contract Holder and then Contract (may be Default RVG contract).</w:t>
      </w:r>
      <w:r>
        <w:br/>
        <w:t xml:space="preserve">The default contract should always appear first in any list. </w:t>
      </w:r>
      <w:r>
        <w:br/>
        <w:t xml:space="preserve">It is followed by every contract that is valid on the procedure date, and fits the booking’s context: the hospital, the surgeon or rooms, and anaesthetist-specific lists etc. </w:t>
      </w:r>
    </w:p>
    <w:p w14:paraId="6A84AB66" w14:textId="77777777" w:rsidR="000C7A80" w:rsidRDefault="003B7894" w:rsidP="00CC45E8">
      <w:pPr>
        <w:pStyle w:val="ListParagraph"/>
        <w:numPr>
          <w:ilvl w:val="0"/>
          <w:numId w:val="3"/>
        </w:numPr>
        <w:spacing w:after="60"/>
      </w:pPr>
      <w:r>
        <w:rPr>
          <w:b/>
          <w:bCs/>
        </w:rPr>
        <w:t>Office, at booking setup.</w:t>
      </w:r>
      <w:r>
        <w:t xml:space="preserve"> </w:t>
      </w:r>
    </w:p>
    <w:p w14:paraId="4953111D" w14:textId="06333313" w:rsidR="000C7A80" w:rsidRDefault="00197274" w:rsidP="000C7A80">
      <w:pPr>
        <w:pStyle w:val="ListParagraph"/>
        <w:numPr>
          <w:ilvl w:val="1"/>
          <w:numId w:val="3"/>
        </w:numPr>
        <w:spacing w:after="60"/>
      </w:pPr>
      <w:r>
        <w:t>Where the Default Contract (RVG) is selected, the admin may select from either the most relevant entry from the RVG to set the default Base Units or may select from a pre-loaded list of routine procedures (which may be pre-loaded by the user as Contract Lines in the Default contract).</w:t>
      </w:r>
      <w:r>
        <w:br/>
        <w:t>The admin may also leave this blank, for the anaesthetist to assign at a later time.</w:t>
      </w:r>
    </w:p>
    <w:p w14:paraId="4FDF42AD" w14:textId="38623774" w:rsidR="001247B8" w:rsidRDefault="000C7A80" w:rsidP="009F7CFF">
      <w:pPr>
        <w:pStyle w:val="ListParagraph"/>
        <w:numPr>
          <w:ilvl w:val="1"/>
          <w:numId w:val="3"/>
        </w:numPr>
        <w:spacing w:after="60"/>
      </w:pPr>
      <w:r>
        <w:t>Where a non-Default Contract has been selected, the admin selects the most relevant Contract Line, which may specify any of the pre-defined values for: RVG Base Units, Price, Rate, or Discount.</w:t>
      </w:r>
      <w:r>
        <w:br/>
        <w:t>The admin may also leave this blank, for the anaesthetist to assign at a later time.</w:t>
      </w:r>
    </w:p>
    <w:p w14:paraId="786C3C34" w14:textId="02B7BD20" w:rsidR="00D06A2F" w:rsidRPr="00D06A2F" w:rsidRDefault="003B7894" w:rsidP="00D06A2F">
      <w:pPr>
        <w:pStyle w:val="ListParagraph"/>
        <w:numPr>
          <w:ilvl w:val="0"/>
          <w:numId w:val="3"/>
        </w:numPr>
        <w:spacing w:after="60"/>
      </w:pPr>
      <w:r>
        <w:rPr>
          <w:b/>
          <w:bCs/>
        </w:rPr>
        <w:t xml:space="preserve">Anaesthetist, at time entry. </w:t>
      </w:r>
      <w:r>
        <w:rPr>
          <w:b/>
          <w:bCs/>
        </w:rPr>
        <w:br/>
      </w:r>
      <w:r>
        <w:t>At any time before the list is submitted, the anaesthetist may: change the procedure, the contract, the RVG code, Price, Rate or Discount (where permitted). No reason is needed. The change is audited and flagged at office review.</w:t>
      </w:r>
    </w:p>
    <w:p w14:paraId="62AE6DE8" w14:textId="74EE1A1A" w:rsidR="00D06A2F" w:rsidRPr="00EE5E4F" w:rsidRDefault="00E133D8" w:rsidP="009F7CFF">
      <w:pPr>
        <w:pStyle w:val="ListParagraph"/>
        <w:numPr>
          <w:ilvl w:val="0"/>
          <w:numId w:val="3"/>
        </w:numPr>
      </w:pPr>
      <w:r>
        <w:rPr>
          <w:b/>
          <w:bCs/>
        </w:rPr>
        <w:lastRenderedPageBreak/>
        <w:t>On any change</w:t>
      </w:r>
      <w:r>
        <w:t xml:space="preserve"> </w:t>
      </w:r>
      <w:r>
        <w:br/>
        <w:t xml:space="preserve">The resolver re-runs, and the pricing variables (Base, Price, Rate, %ge) refresh. </w:t>
      </w:r>
    </w:p>
    <w:p w14:paraId="0983832B" w14:textId="77777777" w:rsidR="001D0843" w:rsidRDefault="001D0843" w:rsidP="006C6286"/>
    <w:p w14:paraId="4B818FA1" w14:textId="7883DFB3" w:rsidR="001247B8" w:rsidRPr="004F555E" w:rsidRDefault="003B7894" w:rsidP="004F555E">
      <w:pPr>
        <w:pStyle w:val="Heading1"/>
      </w:pPr>
      <w:r>
        <w:t>The Resolver</w:t>
      </w:r>
    </w:p>
    <w:p w14:paraId="582FCC2B" w14:textId="3F69A38D" w:rsidR="00E23A44" w:rsidRDefault="00E23A44">
      <w:r>
        <w:t>The Resolver calculates the pricing for the procedure. It checks for Contract validity and uses the values in the Booking Procedure.</w:t>
      </w:r>
    </w:p>
    <w:p w14:paraId="51322896" w14:textId="160211F4" w:rsidR="0009095A" w:rsidRDefault="0009095A">
      <w:r>
        <w:t>The need to check the Contract validity is that various Contract arrangements (fixed prices) may have changed in the time between when the Booking was first made, and when the Procedure was carried out.</w:t>
      </w:r>
    </w:p>
    <w:p w14:paraId="79B7C352" w14:textId="3AF30AE0" w:rsidR="00EB74E4" w:rsidRDefault="00EB74E4">
      <w:r>
        <w:t>The resolver checks that the Contract date is valid and, if necessary, refreshes any data from the revised Contract Line.</w:t>
      </w:r>
    </w:p>
    <w:p w14:paraId="17EA3EEB" w14:textId="77777777" w:rsidR="001247B8" w:rsidRDefault="003B7894">
      <w:pPr>
        <w:pStyle w:val="Heading3"/>
      </w:pPr>
      <w:r>
        <w:t>Inputs</w:t>
      </w:r>
    </w:p>
    <w:p w14:paraId="107C84DB" w14:textId="2C9BF468" w:rsidR="001247B8" w:rsidRDefault="00A741EA">
      <w:r>
        <w:t>The Procedure data within a Booking. (Base, Time, Modifiers, Price, Rate, %ge)</w:t>
      </w:r>
    </w:p>
    <w:p w14:paraId="140183FA" w14:textId="75FC16FD" w:rsidR="001247B8" w:rsidRDefault="008D4867">
      <w:pPr>
        <w:pStyle w:val="Heading3"/>
      </w:pPr>
      <w:r>
        <w:t>Pricing Sequence, highest precedence first</w:t>
      </w:r>
    </w:p>
    <w:p w14:paraId="1930CD10" w14:textId="630AE69D" w:rsidR="001247B8" w:rsidRDefault="003B7894">
      <w:pPr>
        <w:pStyle w:val="ListParagraph"/>
        <w:numPr>
          <w:ilvl w:val="0"/>
          <w:numId w:val="4"/>
        </w:numPr>
        <w:spacing w:after="60"/>
      </w:pPr>
      <w:r>
        <w:t>The Price (if entered) overrides any other calculation.</w:t>
      </w:r>
    </w:p>
    <w:p w14:paraId="00379DFB" w14:textId="343DF4DF" w:rsidR="001247B8" w:rsidRDefault="00C47713">
      <w:pPr>
        <w:pStyle w:val="ListParagraph"/>
        <w:numPr>
          <w:ilvl w:val="0"/>
          <w:numId w:val="4"/>
        </w:numPr>
        <w:spacing w:after="60"/>
      </w:pPr>
      <w:r>
        <w:t>The Rate, if entered, overrides the Anaesthetist’s personal rate.</w:t>
      </w:r>
    </w:p>
    <w:p w14:paraId="7946232D" w14:textId="26A15AF4" w:rsidR="00265C38" w:rsidRDefault="0061128A" w:rsidP="0061128A">
      <w:pPr>
        <w:pStyle w:val="ListParagraph"/>
        <w:numPr>
          <w:ilvl w:val="0"/>
          <w:numId w:val="4"/>
        </w:numPr>
        <w:spacing w:after="60"/>
      </w:pPr>
      <w:r>
        <w:t xml:space="preserve">The BTM values multiplied by the Rate (the Anaesthetist’s own or the override value) </w:t>
      </w:r>
    </w:p>
    <w:p w14:paraId="70B45E61" w14:textId="65CC944E" w:rsidR="001247B8" w:rsidRDefault="00C47713">
      <w:pPr>
        <w:pStyle w:val="ListParagraph"/>
        <w:numPr>
          <w:ilvl w:val="0"/>
          <w:numId w:val="4"/>
        </w:numPr>
        <w:spacing w:after="60"/>
      </w:pPr>
      <w:r>
        <w:t>The discount percentage is applied, if specified</w:t>
      </w:r>
    </w:p>
    <w:p w14:paraId="4D2D8327" w14:textId="77777777" w:rsidR="000D2759" w:rsidRDefault="000D2759" w:rsidP="000D2759">
      <w:pPr>
        <w:spacing w:after="60"/>
      </w:pPr>
    </w:p>
    <w:p w14:paraId="7FEBF15E" w14:textId="3CEB54B8" w:rsidR="000D2759" w:rsidRDefault="000D2759" w:rsidP="009F7CFF">
      <w:pPr>
        <w:spacing w:after="60"/>
      </w:pPr>
      <w:r>
        <w:t>Any discounts calculated are shown on a separate invoice line.</w:t>
      </w:r>
    </w:p>
    <w:p w14:paraId="7D628208" w14:textId="77777777" w:rsidR="001247B8" w:rsidRDefault="003B7894">
      <w:pPr>
        <w:pStyle w:val="Heading3"/>
      </w:pPr>
      <w:r>
        <w:t>Output</w:t>
      </w:r>
    </w:p>
    <w:p w14:paraId="4723604C" w14:textId="77777777" w:rsidR="001247B8" w:rsidRDefault="003B7894">
      <w:r>
        <w:t>The resolved values, plus the layer each one came from. Both go into the pricing snapshot.</w:t>
      </w:r>
    </w:p>
    <w:p w14:paraId="333212F6" w14:textId="77777777" w:rsidR="001247B8" w:rsidRDefault="003B7894">
      <w:pPr>
        <w:pStyle w:val="Heading3"/>
      </w:pPr>
      <w:r>
        <w:t>Treatment of nulls</w:t>
      </w:r>
    </w:p>
    <w:p w14:paraId="230E288F" w14:textId="77777777" w:rsidR="001247B8" w:rsidRDefault="003B7894">
      <w:pPr>
        <w:pStyle w:val="ListParagraph"/>
        <w:numPr>
          <w:ilvl w:val="0"/>
          <w:numId w:val="2"/>
        </w:numPr>
        <w:spacing w:after="60"/>
      </w:pPr>
      <w:r>
        <w:t>Null means “not specified here”, and resolution looks through to the next layer. A value, including 0, stops it.</w:t>
      </w:r>
    </w:p>
    <w:p w14:paraId="7136AA79" w14:textId="4882AF5A" w:rsidR="001247B8" w:rsidRDefault="003B7894">
      <w:pPr>
        <w:pStyle w:val="ListParagraph"/>
        <w:numPr>
          <w:ilvl w:val="0"/>
          <w:numId w:val="2"/>
        </w:numPr>
        <w:spacing w:after="60"/>
      </w:pPr>
      <w:r>
        <w:t>An explicit 0 above the RVG level is only needed to switch off a non-zero value beneath. That is rare, but some contracts could zero modifiers, so the distinction matters.</w:t>
      </w:r>
    </w:p>
    <w:p w14:paraId="5936CA75" w14:textId="77777777" w:rsidR="001247B8" w:rsidRDefault="003B7894">
      <w:pPr>
        <w:pStyle w:val="ListParagraph"/>
        <w:numPr>
          <w:ilvl w:val="0"/>
          <w:numId w:val="2"/>
        </w:numPr>
        <w:spacing w:after="60"/>
      </w:pPr>
      <w:r>
        <w:t xml:space="preserve">In editing screens, each overridable field shows the inherited value as a greyed placeholder, with an explicit choice between </w:t>
      </w:r>
      <w:r>
        <w:rPr>
          <w:b/>
          <w:bCs/>
        </w:rPr>
        <w:t>inherit</w:t>
      </w:r>
      <w:r>
        <w:t xml:space="preserve"> (stored as null) and </w:t>
      </w:r>
      <w:r>
        <w:rPr>
          <w:b/>
          <w:bCs/>
        </w:rPr>
        <w:t>override</w:t>
      </w:r>
      <w:r>
        <w:t xml:space="preserve"> (an override with no value stores 0).</w:t>
      </w:r>
    </w:p>
    <w:p w14:paraId="2601D6ED" w14:textId="77777777" w:rsidR="001247B8" w:rsidRDefault="003B7894">
      <w:pPr>
        <w:pStyle w:val="ListParagraph"/>
        <w:numPr>
          <w:ilvl w:val="0"/>
          <w:numId w:val="2"/>
        </w:numPr>
        <w:spacing w:after="60"/>
      </w:pPr>
      <w:r>
        <w:t>In import spreadsheets, a blank cell means inherit and an explicit 0 means zero.</w:t>
      </w:r>
    </w:p>
    <w:p w14:paraId="59A646D1" w14:textId="77777777" w:rsidR="00072C84" w:rsidRDefault="00072C84" w:rsidP="00072C84"/>
    <w:p w14:paraId="2F9F1592" w14:textId="57F176AE" w:rsidR="001247B8" w:rsidRDefault="003B7894">
      <w:pPr>
        <w:pStyle w:val="Heading1"/>
      </w:pPr>
      <w:r>
        <w:t>Time entry</w:t>
      </w:r>
    </w:p>
    <w:p w14:paraId="050B42DB" w14:textId="77777777" w:rsidR="001247B8" w:rsidRDefault="003B7894">
      <w:pPr>
        <w:pStyle w:val="ListParagraph"/>
        <w:numPr>
          <w:ilvl w:val="0"/>
          <w:numId w:val="2"/>
        </w:numPr>
        <w:spacing w:after="60"/>
      </w:pPr>
      <w:r>
        <w:t>The resolved base and modifier units are shown as starting values. The anaesthetist enters time units and may change base and modifier units. Out-of-range values warn the office. They are never blocked.</w:t>
      </w:r>
    </w:p>
    <w:p w14:paraId="1C10839C" w14:textId="6562DFE1" w:rsidR="001247B8" w:rsidRDefault="003B7894">
      <w:pPr>
        <w:pStyle w:val="ListParagraph"/>
        <w:numPr>
          <w:ilvl w:val="0"/>
          <w:numId w:val="2"/>
        </w:numPr>
        <w:spacing w:after="60"/>
      </w:pPr>
      <w:r>
        <w:t xml:space="preserve">Modifiers are itemised, with a required </w:t>
      </w:r>
      <w:r>
        <w:rPr>
          <w:rFonts w:ascii="Consolas" w:eastAsia="Consolas" w:hAnsi="Consolas" w:cs="Consolas"/>
          <w:color w:val="2D3B4E"/>
          <w:sz w:val="19"/>
          <w:szCs w:val="19"/>
        </w:rPr>
        <w:t>modifier_note</w:t>
      </w:r>
      <w:r>
        <w:t xml:space="preserve"> when any are claimed. Whether modifiers are ever pre-filled is open (section 15).</w:t>
      </w:r>
    </w:p>
    <w:p w14:paraId="4095A60E" w14:textId="1D339F72" w:rsidR="001247B8" w:rsidRDefault="003B7894">
      <w:pPr>
        <w:pStyle w:val="ListParagraph"/>
        <w:numPr>
          <w:ilvl w:val="0"/>
          <w:numId w:val="2"/>
        </w:numPr>
        <w:spacing w:after="60"/>
      </w:pPr>
      <w:r>
        <w:t>The price field and the discount follow the contract editing behaviour table in section 5.</w:t>
      </w:r>
    </w:p>
    <w:p w14:paraId="48102B45" w14:textId="77777777" w:rsidR="001247B8" w:rsidRDefault="003B7894">
      <w:pPr>
        <w:pStyle w:val="ListParagraph"/>
        <w:numPr>
          <w:ilvl w:val="0"/>
          <w:numId w:val="2"/>
        </w:numPr>
        <w:spacing w:after="60"/>
      </w:pPr>
      <w:r>
        <w:t>The record keeps the values the anaesthetist recorded. Starting values can always be recomputed by the resolver, and they are captured in the snapshot at authorisation.</w:t>
      </w:r>
    </w:p>
    <w:p w14:paraId="18EB4727" w14:textId="77777777" w:rsidR="00072C84" w:rsidRDefault="00072C84" w:rsidP="00072C84"/>
    <w:p w14:paraId="2F58DB25" w14:textId="607890AF" w:rsidR="001247B8" w:rsidRDefault="003B7894">
      <w:pPr>
        <w:pStyle w:val="Heading1"/>
      </w:pPr>
      <w:r>
        <w:t>Price calculation</w:t>
      </w:r>
    </w:p>
    <w:p w14:paraId="7EDBF58D" w14:textId="0C53733A" w:rsidR="001247B8" w:rsidRDefault="003B7894">
      <w:r>
        <w:t>The billing engine prices each Procedure in a Booking on its own when the list is authorised.</w:t>
      </w:r>
    </w:p>
    <w:p w14:paraId="57681DA1" w14:textId="77777777" w:rsidR="001247B8" w:rsidRDefault="003B7894">
      <w:pPr>
        <w:pStyle w:val="Heading3"/>
      </w:pPr>
      <w:r>
        <w:lastRenderedPageBreak/>
        <w:t>Validation first</w:t>
      </w:r>
    </w:p>
    <w:p w14:paraId="16BD7454" w14:textId="6AE6AEFC" w:rsidR="001247B8" w:rsidRDefault="003B7894" w:rsidP="000E2311">
      <w:r>
        <w:t>The Time Entry process prohibits entry of price or discount when a contract is not editable</w:t>
      </w:r>
    </w:p>
    <w:p w14:paraId="347EE1D7" w14:textId="6779384F" w:rsidR="0067725D" w:rsidRDefault="0067725D" w:rsidP="009F7CFF">
      <w:r>
        <w:t>The Time entry process rejects Submission/Update where:</w:t>
      </w:r>
    </w:p>
    <w:p w14:paraId="7D246CA4" w14:textId="430F0985" w:rsidR="001247B8" w:rsidRDefault="00AF7081">
      <w:pPr>
        <w:pStyle w:val="ListParagraph"/>
        <w:numPr>
          <w:ilvl w:val="0"/>
          <w:numId w:val="2"/>
        </w:numPr>
        <w:spacing w:after="60"/>
      </w:pPr>
      <w:r>
        <w:t>No Price resolves</w:t>
      </w:r>
    </w:p>
    <w:p w14:paraId="7968BD45" w14:textId="32ED0D3B" w:rsidR="001247B8" w:rsidRDefault="0067725D">
      <w:pPr>
        <w:pStyle w:val="ListParagraph"/>
        <w:numPr>
          <w:ilvl w:val="0"/>
          <w:numId w:val="2"/>
        </w:numPr>
        <w:spacing w:after="60"/>
      </w:pPr>
      <w:r>
        <w:t>The selected contract is not valid on the procedure date – if not resolved, use original data, and flag a warning</w:t>
      </w:r>
    </w:p>
    <w:p w14:paraId="450A1D9F" w14:textId="77777777" w:rsidR="00975E33" w:rsidRDefault="00975E33" w:rsidP="00975E33">
      <w:pPr>
        <w:spacing w:after="60"/>
      </w:pPr>
    </w:p>
    <w:p w14:paraId="72C21549" w14:textId="47ED8432" w:rsidR="00975E33" w:rsidRDefault="00975E33" w:rsidP="009F7CFF">
      <w:pPr>
        <w:spacing w:after="60"/>
      </w:pPr>
      <w:r>
        <w:t>However, a method is required for the anaesthetist to forward an incomplete Booking Procedure to the Admin team for resolution, where any issues arise.</w:t>
      </w:r>
    </w:p>
    <w:p w14:paraId="4231FD46" w14:textId="6922D2A0" w:rsidR="001247B8" w:rsidRDefault="003B7894">
      <w:pPr>
        <w:pStyle w:val="Heading3"/>
      </w:pPr>
      <w:r>
        <w:t>Precedence/Sequence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2719"/>
        <w:gridCol w:w="3973"/>
        <w:gridCol w:w="3032"/>
      </w:tblGrid>
      <w:tr w:rsidR="001247B8" w14:paraId="486543FF" w14:textId="77777777" w:rsidTr="00072C84">
        <w:trPr>
          <w:cantSplit/>
          <w:tblHeader/>
        </w:trPr>
        <w:tc>
          <w:tcPr>
            <w:tcW w:w="3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12CE2DFD" w14:textId="77777777" w:rsidR="001247B8" w:rsidRDefault="003B7894">
            <w:pPr>
              <w:spacing w:after="40"/>
            </w:pPr>
            <w:r>
              <w:rPr>
                <w:b/>
                <w:bCs/>
                <w:color w:val="12355B"/>
                <w:sz w:val="19"/>
                <w:szCs w:val="19"/>
              </w:rPr>
              <w:t>Step</w:t>
            </w:r>
          </w:p>
        </w:tc>
        <w:tc>
          <w:tcPr>
            <w:tcW w:w="13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0AC7084C" w14:textId="77777777" w:rsidR="001247B8" w:rsidRDefault="003B7894">
            <w:pPr>
              <w:spacing w:after="40"/>
            </w:pPr>
            <w:r>
              <w:rPr>
                <w:b/>
                <w:bCs/>
                <w:color w:val="12355B"/>
                <w:sz w:val="19"/>
                <w:szCs w:val="19"/>
              </w:rPr>
              <w:t>Condition</w:t>
            </w:r>
          </w:p>
        </w:tc>
        <w:tc>
          <w:tcPr>
            <w:tcW w:w="19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109606BB" w14:textId="77777777" w:rsidR="001247B8" w:rsidRDefault="003B7894">
            <w:pPr>
              <w:spacing w:after="40"/>
            </w:pPr>
            <w:r>
              <w:rPr>
                <w:b/>
                <w:bCs/>
                <w:color w:val="12355B"/>
                <w:sz w:val="19"/>
                <w:szCs w:val="19"/>
              </w:rPr>
              <w:t>Price</w:t>
            </w:r>
          </w:p>
        </w:tc>
        <w:tc>
          <w:tcPr>
            <w:tcW w:w="14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68CF379" w14:textId="77777777" w:rsidR="001247B8" w:rsidRDefault="003B7894">
            <w:pPr>
              <w:spacing w:after="40"/>
            </w:pPr>
            <w:r>
              <w:rPr>
                <w:b/>
                <w:bCs/>
                <w:color w:val="12355B"/>
                <w:sz w:val="19"/>
                <w:szCs w:val="19"/>
              </w:rPr>
              <w:t>price_source</w:t>
            </w:r>
          </w:p>
        </w:tc>
      </w:tr>
      <w:tr w:rsidR="001247B8" w14:paraId="677B3441" w14:textId="77777777" w:rsidTr="00072C84">
        <w:trPr>
          <w:cantSplit/>
        </w:trPr>
        <w:tc>
          <w:tcPr>
            <w:tcW w:w="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FEE5BB6" w14:textId="77777777" w:rsidR="001247B8" w:rsidRDefault="003B7894">
            <w:pPr>
              <w:spacing w:after="40"/>
            </w:pPr>
            <w:r>
              <w:rPr>
                <w:sz w:val="19"/>
                <w:szCs w:val="19"/>
              </w:rPr>
              <w:t>0</w:t>
            </w:r>
          </w:p>
        </w:tc>
        <w:tc>
          <w:tcPr>
            <w:tcW w:w="13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641394C" w14:textId="5BC8D32B" w:rsidR="001247B8" w:rsidRDefault="003B7894">
            <w:pPr>
              <w:spacing w:after="40"/>
            </w:pPr>
            <w:r>
              <w:rPr>
                <w:sz w:val="19"/>
                <w:szCs w:val="19"/>
              </w:rPr>
              <w:t xml:space="preserve">The office overrides the price at post-procedure review </w:t>
            </w:r>
          </w:p>
        </w:tc>
        <w:tc>
          <w:tcPr>
            <w:tcW w:w="1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F3FECE8" w14:textId="43A9B5FB" w:rsidR="001247B8" w:rsidRDefault="003B7894">
            <w:pPr>
              <w:spacing w:after="40"/>
            </w:pPr>
            <w:r>
              <w:rPr>
                <w:sz w:val="19"/>
                <w:szCs w:val="19"/>
              </w:rPr>
              <w:t>The office price. Post procedure.</w:t>
            </w:r>
            <w:r>
              <w:rPr>
                <w:sz w:val="19"/>
                <w:szCs w:val="19"/>
              </w:rPr>
              <w:br/>
              <w:t xml:space="preserve">(Alters </w:t>
            </w:r>
            <w:r>
              <w:rPr>
                <w:i/>
                <w:iCs/>
                <w:sz w:val="19"/>
                <w:szCs w:val="19"/>
              </w:rPr>
              <w:t>Booking_Procedure.Price</w:t>
            </w:r>
            <w:r>
              <w:rPr>
                <w:sz w:val="19"/>
                <w:szCs w:val="19"/>
              </w:rPr>
              <w:t>)</w:t>
            </w:r>
            <w:r>
              <w:t xml:space="preserve"> </w:t>
            </w:r>
          </w:p>
        </w:tc>
        <w:tc>
          <w:tcPr>
            <w:tcW w:w="14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2704105" w14:textId="77777777" w:rsidR="001247B8" w:rsidRDefault="003B7894">
            <w:pPr>
              <w:spacing w:after="40"/>
            </w:pPr>
            <w:r>
              <w:rPr>
                <w:rFonts w:ascii="Consolas" w:eastAsia="Consolas" w:hAnsi="Consolas" w:cs="Consolas"/>
                <w:color w:val="2D3B4E"/>
                <w:sz w:val="19"/>
                <w:szCs w:val="19"/>
              </w:rPr>
              <w:t>OFFICE_OVERRIDE</w:t>
            </w:r>
          </w:p>
        </w:tc>
      </w:tr>
      <w:tr w:rsidR="001247B8" w14:paraId="563EFB6B" w14:textId="77777777" w:rsidTr="00072C84">
        <w:trPr>
          <w:cantSplit/>
        </w:trPr>
        <w:tc>
          <w:tcPr>
            <w:tcW w:w="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C90A0D7" w14:textId="77777777" w:rsidR="001247B8" w:rsidRDefault="003B7894">
            <w:pPr>
              <w:spacing w:after="40"/>
            </w:pPr>
            <w:r>
              <w:rPr>
                <w:sz w:val="19"/>
                <w:szCs w:val="19"/>
              </w:rPr>
              <w:t>1</w:t>
            </w:r>
          </w:p>
        </w:tc>
        <w:tc>
          <w:tcPr>
            <w:tcW w:w="13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44FEF4C" w14:textId="7581469B" w:rsidR="00FE530B" w:rsidRDefault="00222A7C">
            <w:pPr>
              <w:spacing w:after="40"/>
              <w:rPr>
                <w:sz w:val="19"/>
                <w:szCs w:val="19"/>
              </w:rPr>
            </w:pPr>
            <w:r>
              <w:rPr>
                <w:rFonts w:ascii="Consolas" w:eastAsia="Consolas" w:hAnsi="Consolas" w:cs="Consolas"/>
                <w:color w:val="2D3B4E"/>
                <w:sz w:val="19"/>
                <w:szCs w:val="19"/>
              </w:rPr>
              <w:t>Any of Price, Rate or discount</w:t>
            </w:r>
            <w:r>
              <w:rPr>
                <w:sz w:val="19"/>
                <w:szCs w:val="19"/>
              </w:rPr>
              <w:t xml:space="preserve"> are altered during Time Entry event</w:t>
            </w:r>
          </w:p>
          <w:p w14:paraId="53774247" w14:textId="40974B16" w:rsidR="001247B8" w:rsidRDefault="001247B8">
            <w:pPr>
              <w:spacing w:after="40"/>
            </w:pPr>
          </w:p>
        </w:tc>
        <w:tc>
          <w:tcPr>
            <w:tcW w:w="1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1368678" w14:textId="07285D6B" w:rsidR="001247B8" w:rsidRPr="009F7CFF" w:rsidRDefault="00B82B1C">
            <w:pPr>
              <w:spacing w:after="40"/>
              <w:rPr>
                <w:rFonts w:asciiTheme="minorHAnsi" w:hAnsiTheme="minorHAnsi" w:cstheme="minorHAnsi"/>
              </w:rPr>
            </w:pPr>
            <w:r>
              <w:rPr>
                <w:rFonts w:ascii="Times New Roman" w:hAnsi="Times New Roman"/>
                <w:sz w:val="19"/>
                <w:szCs w:val="19"/>
              </w:rPr>
              <w:t>The anaesthetist overrides the price.</w:t>
            </w:r>
          </w:p>
        </w:tc>
        <w:tc>
          <w:tcPr>
            <w:tcW w:w="14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3D179EB" w14:textId="77777777" w:rsidR="001247B8" w:rsidRDefault="003B7894">
            <w:pPr>
              <w:spacing w:after="40"/>
            </w:pPr>
            <w:r>
              <w:rPr>
                <w:rFonts w:ascii="Consolas" w:eastAsia="Consolas" w:hAnsi="Consolas" w:cs="Consolas"/>
                <w:color w:val="2D3B4E"/>
                <w:sz w:val="19"/>
                <w:szCs w:val="19"/>
              </w:rPr>
              <w:t>ANAESTHETIST_PRICE</w:t>
            </w:r>
          </w:p>
        </w:tc>
      </w:tr>
      <w:tr w:rsidR="001247B8" w14:paraId="3372BA78" w14:textId="77777777" w:rsidTr="00072C84">
        <w:trPr>
          <w:cantSplit/>
        </w:trPr>
        <w:tc>
          <w:tcPr>
            <w:tcW w:w="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94029E9" w14:textId="77777777" w:rsidR="001247B8" w:rsidRDefault="003B7894">
            <w:pPr>
              <w:spacing w:after="40"/>
            </w:pPr>
            <w:r>
              <w:rPr>
                <w:sz w:val="19"/>
                <w:szCs w:val="19"/>
              </w:rPr>
              <w:t>2</w:t>
            </w:r>
          </w:p>
        </w:tc>
        <w:tc>
          <w:tcPr>
            <w:tcW w:w="13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D94BB04" w14:textId="32947DDB" w:rsidR="001247B8" w:rsidRDefault="004A6AC6">
            <w:pPr>
              <w:spacing w:after="40"/>
            </w:pPr>
            <w:r>
              <w:rPr>
                <w:rFonts w:ascii="Consolas" w:eastAsia="Consolas" w:hAnsi="Consolas" w:cs="Consolas"/>
                <w:color w:val="2D3B4E"/>
                <w:sz w:val="19"/>
                <w:szCs w:val="19"/>
              </w:rPr>
              <w:t>A contract price</w:t>
            </w:r>
            <w:r>
              <w:rPr>
                <w:sz w:val="19"/>
                <w:szCs w:val="19"/>
              </w:rPr>
              <w:t xml:space="preserve"> resolves</w:t>
            </w:r>
          </w:p>
        </w:tc>
        <w:tc>
          <w:tcPr>
            <w:tcW w:w="1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DD76D76" w14:textId="59C997AF" w:rsidR="001247B8" w:rsidRDefault="00AC22A0">
            <w:pPr>
              <w:spacing w:after="40"/>
            </w:pPr>
            <w:r>
              <w:rPr>
                <w:sz w:val="19"/>
                <w:szCs w:val="19"/>
              </w:rPr>
              <w:t>Either a fixed-price, or price not edited</w:t>
            </w:r>
          </w:p>
        </w:tc>
        <w:tc>
          <w:tcPr>
            <w:tcW w:w="14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C8EF5A7" w14:textId="25CD0A10" w:rsidR="001247B8" w:rsidRDefault="003B7894">
            <w:pPr>
              <w:spacing w:after="40"/>
            </w:pPr>
            <w:r>
              <w:rPr>
                <w:rFonts w:ascii="Consolas" w:eastAsia="Consolas" w:hAnsi="Consolas" w:cs="Consolas"/>
                <w:color w:val="2D3B4E"/>
                <w:sz w:val="19"/>
                <w:szCs w:val="19"/>
              </w:rPr>
              <w:t>CONTRACT_PRICE</w:t>
            </w:r>
          </w:p>
        </w:tc>
      </w:tr>
      <w:tr w:rsidR="001247B8" w14:paraId="4C90081A" w14:textId="77777777" w:rsidTr="00072C84">
        <w:trPr>
          <w:cantSplit/>
        </w:trPr>
        <w:tc>
          <w:tcPr>
            <w:tcW w:w="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3686D47" w14:textId="77777777" w:rsidR="001247B8" w:rsidRDefault="003B7894">
            <w:pPr>
              <w:spacing w:after="40"/>
            </w:pPr>
            <w:r>
              <w:rPr>
                <w:sz w:val="19"/>
                <w:szCs w:val="19"/>
              </w:rPr>
              <w:t>3</w:t>
            </w:r>
          </w:p>
        </w:tc>
        <w:tc>
          <w:tcPr>
            <w:tcW w:w="13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83514E8" w14:textId="4607DA75" w:rsidR="001247B8" w:rsidRDefault="004E0B0D">
            <w:pPr>
              <w:spacing w:after="40"/>
            </w:pPr>
            <w:r>
              <w:rPr>
                <w:sz w:val="19"/>
                <w:szCs w:val="19"/>
              </w:rPr>
              <w:t>RVG Pricing</w:t>
            </w:r>
          </w:p>
        </w:tc>
        <w:tc>
          <w:tcPr>
            <w:tcW w:w="1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76FF97F" w14:textId="5F771E71" w:rsidR="001247B8" w:rsidRDefault="003B7894">
            <w:pPr>
              <w:spacing w:after="40"/>
            </w:pPr>
            <w:r>
              <w:rPr>
                <w:sz w:val="19"/>
                <w:szCs w:val="19"/>
              </w:rPr>
              <w:t xml:space="preserve">(B + T + M) × rate × (1-discount_percent)/100, where rate is the resolved contract </w:t>
            </w:r>
            <w:r>
              <w:rPr>
                <w:rFonts w:ascii="Consolas" w:eastAsia="Consolas" w:hAnsi="Consolas" w:cs="Consolas"/>
                <w:color w:val="2D3B4E"/>
                <w:sz w:val="19"/>
                <w:szCs w:val="19"/>
              </w:rPr>
              <w:t>rate</w:t>
            </w:r>
            <w:r>
              <w:rPr>
                <w:sz w:val="19"/>
                <w:szCs w:val="19"/>
              </w:rPr>
              <w:t xml:space="preserve"> if any, else the anaesthetist’s own unit value</w:t>
            </w:r>
          </w:p>
        </w:tc>
        <w:tc>
          <w:tcPr>
            <w:tcW w:w="14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B28BCCB" w14:textId="1AB8B3F7" w:rsidR="001247B8" w:rsidRDefault="00E97C5D">
            <w:pPr>
              <w:spacing w:after="40"/>
              <w:rPr>
                <w:rFonts w:ascii="Consolas" w:eastAsia="Consolas" w:hAnsi="Consolas" w:cs="Consolas"/>
                <w:color w:val="2D3B4E"/>
                <w:sz w:val="19"/>
                <w:szCs w:val="19"/>
              </w:rPr>
            </w:pPr>
            <w:r>
              <w:rPr>
                <w:rFonts w:ascii="Consolas" w:eastAsia="Consolas" w:hAnsi="Consolas" w:cs="Consolas"/>
                <w:color w:val="2D3B4E"/>
                <w:sz w:val="19"/>
                <w:szCs w:val="19"/>
              </w:rPr>
              <w:t>CALCULATED</w:t>
            </w:r>
          </w:p>
          <w:p w14:paraId="7DC36895" w14:textId="4C8B3FCE" w:rsidR="00CE3054" w:rsidRDefault="00CE3054">
            <w:pPr>
              <w:spacing w:after="40"/>
            </w:pPr>
          </w:p>
        </w:tc>
      </w:tr>
    </w:tbl>
    <w:p w14:paraId="4C939D8B" w14:textId="77777777" w:rsidR="001247B8" w:rsidRDefault="001247B8">
      <w:pPr>
        <w:spacing w:after="60"/>
      </w:pPr>
    </w:p>
    <w:p w14:paraId="560FBE01" w14:textId="11ED929A" w:rsidR="001247B8" w:rsidRDefault="003B7894">
      <w:pPr>
        <w:pStyle w:val="ListParagraph"/>
        <w:numPr>
          <w:ilvl w:val="0"/>
          <w:numId w:val="2"/>
        </w:numPr>
        <w:spacing w:after="60"/>
      </w:pPr>
      <w:r>
        <w:t>A price of 0 produces a no-charge invoice. BTM is still recorded, if entered.</w:t>
      </w:r>
    </w:p>
    <w:p w14:paraId="34F90468" w14:textId="4093D4F3" w:rsidR="001247B8" w:rsidRDefault="00705ABB">
      <w:pPr>
        <w:pStyle w:val="ListParagraph"/>
        <w:numPr>
          <w:ilvl w:val="0"/>
          <w:numId w:val="2"/>
        </w:numPr>
        <w:spacing w:after="60"/>
      </w:pPr>
      <w:r>
        <w:t xml:space="preserve">The multi-procedure rules (for example base units on the primary procedure only, allocation of Modifiers) are applied to adjust the units of </w:t>
      </w:r>
      <w:r>
        <w:rPr>
          <w:rFonts w:ascii="Consolas" w:eastAsia="Consolas" w:hAnsi="Consolas" w:cs="Consolas"/>
          <w:color w:val="2D3B4E"/>
          <w:sz w:val="19"/>
          <w:szCs w:val="19"/>
        </w:rPr>
        <w:t>CALCULATED</w:t>
      </w:r>
      <w:r>
        <w:t xml:space="preserve"> procedures before step 3.</w:t>
      </w:r>
    </w:p>
    <w:p w14:paraId="502ACDAA" w14:textId="77777777" w:rsidR="001247B8" w:rsidRDefault="003B7894">
      <w:pPr>
        <w:pStyle w:val="Heading3"/>
      </w:pPr>
      <w:r>
        <w:t>Snapshot</w:t>
      </w:r>
    </w:p>
    <w:p w14:paraId="1520E254" w14:textId="77777777" w:rsidR="001247B8" w:rsidRDefault="003B7894">
      <w:r>
        <w:t xml:space="preserve">At authorisation, each booking procedure stores the procedure, the contract (each version is its own row, so the id is enough), the resolved values and their layers, the recorded BTM, the rate and discount used, the price, the </w:t>
      </w:r>
      <w:r>
        <w:rPr>
          <w:rFonts w:ascii="Consolas" w:eastAsia="Consolas" w:hAnsi="Consolas" w:cs="Consolas"/>
          <w:color w:val="2D3B4E"/>
          <w:sz w:val="19"/>
          <w:szCs w:val="19"/>
        </w:rPr>
        <w:t>price_source</w:t>
      </w:r>
      <w:r>
        <w:t>, and the billable party or payer details. Later changes to the RVG, procedures or contracts never alter historical billing, and anaesthetist-nominated prices are easy to report on.</w:t>
      </w:r>
    </w:p>
    <w:p w14:paraId="44B44D7A" w14:textId="77777777" w:rsidR="00072C84" w:rsidRDefault="00072C84" w:rsidP="00072C84"/>
    <w:p w14:paraId="299775C0" w14:textId="025D3FA7" w:rsidR="001247B8" w:rsidRDefault="003B7894">
      <w:pPr>
        <w:pStyle w:val="Heading1"/>
      </w:pPr>
      <w:r>
        <w:t>Billable party</w:t>
      </w:r>
    </w:p>
    <w:p w14:paraId="45B1193B" w14:textId="483869BF" w:rsidR="003F7CE4" w:rsidRDefault="00ED700A" w:rsidP="00ED700A">
      <w:r>
        <w:t>Section 5 covers the configurations that determine who is the billable party.  Below is a high-level outline of how the logic works in relation to Billable Party.</w:t>
      </w:r>
    </w:p>
    <w:p w14:paraId="26D7A0D0" w14:textId="77BDC164" w:rsidR="00ED700A" w:rsidRPr="00ED700A" w:rsidRDefault="00ED700A" w:rsidP="009F7CFF">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2"/>
        <w:gridCol w:w="6274"/>
      </w:tblGrid>
      <w:tr w:rsidR="001247B8" w14:paraId="4C40DF9E" w14:textId="77777777" w:rsidTr="00072C84">
        <w:trPr>
          <w:cantSplit/>
          <w:tblHeader/>
        </w:trPr>
        <w:tc>
          <w:tcPr>
            <w:tcW w:w="20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328D1A4C" w14:textId="77777777" w:rsidR="001247B8" w:rsidRDefault="003B7894">
            <w:pPr>
              <w:spacing w:after="40"/>
            </w:pPr>
            <w:r>
              <w:rPr>
                <w:b/>
                <w:bCs/>
                <w:color w:val="12355B"/>
                <w:sz w:val="19"/>
                <w:szCs w:val="19"/>
              </w:rPr>
              <w:t>Selected contract</w:t>
            </w:r>
          </w:p>
        </w:tc>
        <w:tc>
          <w:tcPr>
            <w:tcW w:w="30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A369D63" w14:textId="77777777" w:rsidR="001247B8" w:rsidRDefault="003B7894">
            <w:pPr>
              <w:spacing w:after="40"/>
            </w:pPr>
            <w:r>
              <w:rPr>
                <w:b/>
                <w:bCs/>
                <w:color w:val="12355B"/>
                <w:sz w:val="19"/>
                <w:szCs w:val="19"/>
              </w:rPr>
              <w:t>Invoice goes to</w:t>
            </w:r>
          </w:p>
        </w:tc>
      </w:tr>
      <w:tr w:rsidR="001247B8" w14:paraId="0A0610BC" w14:textId="77777777" w:rsidTr="00072C84">
        <w:trPr>
          <w:cantSplit/>
        </w:trPr>
        <w:tc>
          <w:tcPr>
            <w:tcW w:w="2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FCF8584" w14:textId="7EF498D6" w:rsidR="001247B8" w:rsidRDefault="003B7894">
            <w:pPr>
              <w:spacing w:after="40"/>
            </w:pPr>
            <w:r>
              <w:rPr>
                <w:sz w:val="19"/>
                <w:szCs w:val="19"/>
              </w:rPr>
              <w:t>Default RVG contract</w:t>
            </w:r>
          </w:p>
        </w:tc>
        <w:tc>
          <w:tcPr>
            <w:tcW w:w="3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741FFFC" w14:textId="2661C447" w:rsidR="001247B8" w:rsidRDefault="003F7CE4">
            <w:pPr>
              <w:spacing w:after="40"/>
            </w:pPr>
            <w:r>
              <w:rPr>
                <w:sz w:val="19"/>
                <w:szCs w:val="19"/>
              </w:rPr>
              <w:t>The patient by default, editable to be another person or a guardian</w:t>
            </w:r>
          </w:p>
        </w:tc>
      </w:tr>
      <w:tr w:rsidR="001247B8" w14:paraId="6E9B9492" w14:textId="77777777" w:rsidTr="00072C84">
        <w:trPr>
          <w:cantSplit/>
        </w:trPr>
        <w:tc>
          <w:tcPr>
            <w:tcW w:w="2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5BCB9E4" w14:textId="3178CFF9" w:rsidR="001247B8" w:rsidRDefault="00A91136">
            <w:pPr>
              <w:spacing w:after="40"/>
            </w:pPr>
            <w:r>
              <w:rPr>
                <w:i/>
                <w:iCs/>
                <w:sz w:val="19"/>
                <w:szCs w:val="19"/>
              </w:rPr>
              <w:t>Contract Holder.is_billable_party</w:t>
            </w:r>
            <w:r>
              <w:rPr>
                <w:sz w:val="19"/>
                <w:szCs w:val="19"/>
              </w:rPr>
              <w:t xml:space="preserve"> = true</w:t>
            </w:r>
          </w:p>
        </w:tc>
        <w:tc>
          <w:tcPr>
            <w:tcW w:w="3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4341F24" w14:textId="4A69F2EA" w:rsidR="001247B8" w:rsidRDefault="003B7894">
            <w:pPr>
              <w:spacing w:after="40"/>
            </w:pPr>
            <w:r>
              <w:rPr>
                <w:sz w:val="19"/>
                <w:szCs w:val="19"/>
              </w:rPr>
              <w:t>The Contract Holder itself, or nominated billable party</w:t>
            </w:r>
          </w:p>
        </w:tc>
      </w:tr>
      <w:tr w:rsidR="001247B8" w14:paraId="4AA43F8D" w14:textId="77777777" w:rsidTr="00072C84">
        <w:trPr>
          <w:cantSplit/>
        </w:trPr>
        <w:tc>
          <w:tcPr>
            <w:tcW w:w="2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19FA5D7" w14:textId="17457E82" w:rsidR="001247B8" w:rsidRDefault="00F60C40">
            <w:pPr>
              <w:spacing w:after="40"/>
            </w:pPr>
            <w:r>
              <w:rPr>
                <w:i/>
                <w:iCs/>
                <w:sz w:val="19"/>
                <w:szCs w:val="19"/>
              </w:rPr>
              <w:t>Contract Holder.is_billable_party</w:t>
            </w:r>
            <w:r>
              <w:rPr>
                <w:sz w:val="19"/>
                <w:szCs w:val="19"/>
              </w:rPr>
              <w:t xml:space="preserve"> = false</w:t>
            </w:r>
          </w:p>
        </w:tc>
        <w:tc>
          <w:tcPr>
            <w:tcW w:w="3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4AA0C3C" w14:textId="6012EF15" w:rsidR="001247B8" w:rsidRDefault="00E46DCF">
            <w:pPr>
              <w:spacing w:after="40"/>
            </w:pPr>
            <w:r>
              <w:rPr>
                <w:sz w:val="19"/>
                <w:szCs w:val="19"/>
              </w:rPr>
              <w:t>The patient, or other nominated payer</w:t>
            </w:r>
          </w:p>
        </w:tc>
      </w:tr>
    </w:tbl>
    <w:p w14:paraId="1A26D154" w14:textId="77777777" w:rsidR="001247B8" w:rsidRDefault="001247B8">
      <w:pPr>
        <w:spacing w:after="60"/>
      </w:pPr>
    </w:p>
    <w:p w14:paraId="3EC422EC" w14:textId="77777777" w:rsidR="001247B8" w:rsidRDefault="001247B8">
      <w:pPr>
        <w:spacing w:after="60"/>
      </w:pPr>
    </w:p>
    <w:p w14:paraId="18877374" w14:textId="3C90E697" w:rsidR="001247B8" w:rsidRDefault="003B7894">
      <w:pPr>
        <w:pStyle w:val="ListParagraph"/>
        <w:numPr>
          <w:ilvl w:val="0"/>
          <w:numId w:val="2"/>
        </w:numPr>
        <w:spacing w:after="60"/>
      </w:pPr>
      <w:r>
        <w:t xml:space="preserve">The surgeon’s booking, or the hospital update, may indicate insurance status (for example SXAP). If the booking carries such an indication, a patient-billed contract with an “insurer pays” indication raises a warning </w:t>
      </w:r>
      <w:r>
        <w:lastRenderedPageBreak/>
        <w:t>at review. It is not a block, because pre-approval may fall through on the day and the anaesthetist then switches to the default contract and bills the patient. TBC</w:t>
      </w:r>
    </w:p>
    <w:p w14:paraId="1F64F08D" w14:textId="1DEAF0B8" w:rsidR="001247B8" w:rsidRDefault="003B7894">
      <w:pPr>
        <w:pStyle w:val="ListParagraph"/>
        <w:numPr>
          <w:ilvl w:val="0"/>
          <w:numId w:val="2"/>
        </w:numPr>
        <w:spacing w:after="60"/>
      </w:pPr>
      <w:r>
        <w:t>AA acts as agent for independent anaesthetists, so the system permissively accepts the anaesthetist’s choice of contract and used on office review to catch mistakes.</w:t>
      </w:r>
    </w:p>
    <w:p w14:paraId="47B37C12" w14:textId="77777777" w:rsidR="00072C84" w:rsidRDefault="00072C84" w:rsidP="00072C84"/>
    <w:p w14:paraId="7E6D08AB" w14:textId="59218FB8" w:rsidR="001247B8" w:rsidRDefault="003B7894">
      <w:pPr>
        <w:pStyle w:val="Heading1"/>
      </w:pPr>
      <w:r>
        <w:t>Prepayment</w:t>
      </w:r>
    </w:p>
    <w:p w14:paraId="37F271D9" w14:textId="6DE13630" w:rsidR="001247B8" w:rsidRDefault="003B7894">
      <w:r>
        <w:t>Prepayment arrangements use the contract pricing model to capture anaesthetists prepayment price specifications. The points that touch this model:</w:t>
      </w:r>
    </w:p>
    <w:p w14:paraId="6B0650B2" w14:textId="73E8CFF0" w:rsidR="001247B8" w:rsidRDefault="003B7894">
      <w:pPr>
        <w:pStyle w:val="ListParagraph"/>
        <w:numPr>
          <w:ilvl w:val="0"/>
          <w:numId w:val="2"/>
        </w:numPr>
        <w:spacing w:after="60"/>
      </w:pPr>
      <w:r>
        <w:rPr>
          <w:b/>
          <w:bCs/>
        </w:rPr>
        <w:t>Trigger.</w:t>
      </w:r>
      <w:r>
        <w:t xml:space="preserve"> The admin managing the booking process, selects a Contract that specifies </w:t>
      </w:r>
      <w:r>
        <w:rPr>
          <w:i/>
          <w:iCs/>
        </w:rPr>
        <w:t>is_prepay = true</w:t>
      </w:r>
      <w:r>
        <w:t>.</w:t>
      </w:r>
    </w:p>
    <w:p w14:paraId="22588246" w14:textId="457E17CF" w:rsidR="006F4156" w:rsidRDefault="003B7894">
      <w:pPr>
        <w:pStyle w:val="ListParagraph"/>
        <w:numPr>
          <w:ilvl w:val="0"/>
          <w:numId w:val="2"/>
        </w:numPr>
        <w:spacing w:after="60"/>
      </w:pPr>
      <w:r>
        <w:rPr>
          <w:b/>
          <w:bCs/>
        </w:rPr>
        <w:t xml:space="preserve">Amount: </w:t>
      </w:r>
      <w:r>
        <w:t xml:space="preserve">The Contract Line will always specify an (estimated) fixed price. </w:t>
      </w:r>
    </w:p>
    <w:p w14:paraId="1FF47948" w14:textId="17B039B8" w:rsidR="00394E39" w:rsidRDefault="003B7894">
      <w:pPr>
        <w:pStyle w:val="ListParagraph"/>
        <w:numPr>
          <w:ilvl w:val="0"/>
          <w:numId w:val="2"/>
        </w:numPr>
        <w:spacing w:after="60"/>
      </w:pPr>
      <w:r>
        <w:rPr>
          <w:b/>
          <w:bCs/>
        </w:rPr>
        <w:t>Settlement.</w:t>
      </w:r>
      <w:r>
        <w:t xml:space="preserve"> The prepaid amount behaves as an editable fixed price. </w:t>
      </w:r>
    </w:p>
    <w:p w14:paraId="43A3FFB2" w14:textId="0F988506" w:rsidR="00394E39" w:rsidRDefault="00394E39" w:rsidP="009F7CFF">
      <w:pPr>
        <w:pStyle w:val="ListParagraph"/>
        <w:numPr>
          <w:ilvl w:val="1"/>
          <w:numId w:val="2"/>
        </w:numPr>
        <w:spacing w:after="60"/>
      </w:pPr>
      <w:r>
        <w:t xml:space="preserve">If the price (displayed on the booking) is NOT overridden, the final price equals the prepaid amount and nothing more is billed. </w:t>
      </w:r>
    </w:p>
    <w:p w14:paraId="10ED4346" w14:textId="77777777" w:rsidR="00394E39" w:rsidRDefault="003B7894" w:rsidP="00394E39">
      <w:pPr>
        <w:pStyle w:val="ListParagraph"/>
        <w:numPr>
          <w:ilvl w:val="1"/>
          <w:numId w:val="2"/>
        </w:numPr>
        <w:spacing w:after="60"/>
      </w:pPr>
      <w:r>
        <w:t>If the anaesthetist raises the price, the difference is billed as an additional invoice.</w:t>
      </w:r>
    </w:p>
    <w:p w14:paraId="371078EB" w14:textId="757AD9C9" w:rsidR="00072C84" w:rsidRDefault="003B7894" w:rsidP="009F7CFF">
      <w:pPr>
        <w:pStyle w:val="ListParagraph"/>
        <w:numPr>
          <w:ilvl w:val="1"/>
          <w:numId w:val="2"/>
        </w:numPr>
        <w:spacing w:after="60"/>
      </w:pPr>
      <w:r>
        <w:t>If the anaesthetist lowers the price (by altering the price or applying a discount) a refund process is invoked for the difference.</w:t>
      </w:r>
    </w:p>
    <w:p w14:paraId="2F386D27" w14:textId="0501F5B9" w:rsidR="001247B8" w:rsidRDefault="003B7894">
      <w:pPr>
        <w:pStyle w:val="Heading1"/>
      </w:pPr>
      <w:r>
        <w:t>Updates, history and data loading</w:t>
      </w:r>
    </w:p>
    <w:p w14:paraId="22C046D0" w14:textId="77777777" w:rsidR="001247B8" w:rsidRDefault="003B7894">
      <w:pPr>
        <w:pStyle w:val="Heading3"/>
        <w:rPr>
          <w:del w:id="17" w:author="Claude" w:date="2026-10-16T00:55:00Z"/>
        </w:rPr>
      </w:pPr>
      <w:del w:id="18" w:author="Claude" w:date="2026-10-16T00:55:00Z">
        <w:r>
          <w:delText>Contract versions</w:delText>
        </w:r>
      </w:del>
    </w:p>
    <w:p w14:paraId="5AEDD65F" w14:textId="77A00004" w:rsidR="00D00856" w:rsidRDefault="00D00856" w:rsidP="00D00856">
      <w:pPr>
        <w:pStyle w:val="ListParagraph"/>
        <w:numPr>
          <w:ilvl w:val="0"/>
          <w:numId w:val="2"/>
        </w:numPr>
        <w:spacing w:after="60"/>
        <w:rPr>
          <w:del w:id="19" w:author="Claude" w:date="2026-10-16T00:55:00Z"/>
        </w:rPr>
      </w:pPr>
      <w:del w:id="20" w:author="Claude" w:date="2026-10-16T00:55:00Z">
        <w:r>
          <w:delText xml:space="preserve">A Contract should be able to be Replaced or Altered.  </w:delText>
        </w:r>
      </w:del>
    </w:p>
    <w:p w14:paraId="213225A9" w14:textId="4A76F42B" w:rsidR="00FA47C7" w:rsidRDefault="00FA47C7" w:rsidP="00D00856">
      <w:pPr>
        <w:pStyle w:val="ListParagraph"/>
        <w:numPr>
          <w:ilvl w:val="0"/>
          <w:numId w:val="2"/>
        </w:numPr>
        <w:spacing w:after="60"/>
        <w:rPr>
          <w:del w:id="21" w:author="Claude" w:date="2026-10-16T00:55:00Z"/>
        </w:rPr>
      </w:pPr>
      <w:del w:id="22" w:author="Claude" w:date="2026-10-16T00:55:00Z">
        <w:r>
          <w:delText>An update strategy could incorporate a manually managed Contract, supported by a list upload of Contract_lines.</w:delText>
        </w:r>
      </w:del>
    </w:p>
    <w:p w14:paraId="456964A4" w14:textId="5D0FDA86" w:rsidR="001247B8" w:rsidRDefault="004B2262">
      <w:pPr>
        <w:pStyle w:val="ListParagraph"/>
        <w:numPr>
          <w:ilvl w:val="0"/>
          <w:numId w:val="2"/>
        </w:numPr>
        <w:spacing w:after="60"/>
        <w:rPr>
          <w:del w:id="23" w:author="Claude" w:date="2026-10-16T00:55:00Z"/>
        </w:rPr>
      </w:pPr>
      <w:del w:id="24" w:author="Claude" w:date="2026-10-16T00:55:00Z">
        <w:r>
          <w:delText xml:space="preserve">Date Validity is held at CONTRACT level. An update is effected by uploading of a set of contract lines. It replaces, or is merged with, the existing contract lines. </w:delText>
        </w:r>
      </w:del>
    </w:p>
    <w:p w14:paraId="03032A4F" w14:textId="0719A648" w:rsidR="00FE093F" w:rsidRDefault="00FE093F" w:rsidP="00FE093F">
      <w:pPr>
        <w:pStyle w:val="ListParagraph"/>
        <w:numPr>
          <w:ilvl w:val="0"/>
          <w:numId w:val="2"/>
        </w:numPr>
        <w:spacing w:after="60"/>
        <w:rPr>
          <w:del w:id="25" w:author="Claude" w:date="2026-10-16T00:55:00Z"/>
        </w:rPr>
      </w:pPr>
      <w:del w:id="26" w:author="Claude" w:date="2026-10-16T00:55:00Z">
        <w:r>
          <w:delText>The Contract Line is cross-referenced to bookings  contract_line.line_reference_code</w:delText>
        </w:r>
      </w:del>
    </w:p>
    <w:p w14:paraId="2F924829" w14:textId="77777777" w:rsidR="00F50192" w:rsidRDefault="00F50192" w:rsidP="00F50192">
      <w:pPr>
        <w:pStyle w:val="ListParagraph"/>
        <w:numPr>
          <w:ilvl w:val="0"/>
          <w:numId w:val="2"/>
        </w:numPr>
        <w:spacing w:after="60"/>
        <w:rPr>
          <w:del w:id="27" w:author="Claude" w:date="2026-10-16T00:55:00Z"/>
        </w:rPr>
      </w:pPr>
      <w:del w:id="28" w:author="Claude" w:date="2026-10-16T00:55:00Z">
        <w:r>
          <w:delText xml:space="preserve">A preview should list new, changed and removed lines for approval before anything is applied. </w:delText>
        </w:r>
        <w:r>
          <w:rPr>
            <w:rFonts w:ascii="Consolas" w:eastAsia="Consolas" w:hAnsi="Consolas" w:cs="Consolas"/>
            <w:color w:val="2D3B4E"/>
            <w:sz w:val="19"/>
            <w:szCs w:val="19"/>
          </w:rPr>
          <w:delText>import_ref</w:delText>
        </w:r>
        <w:r>
          <w:delText xml:space="preserve"> points to the import log. Ideally, a review will highlight any removed lines that still have live Booking Procedures.</w:delText>
        </w:r>
      </w:del>
    </w:p>
    <w:p w14:paraId="3938B5DD" w14:textId="15AC7750" w:rsidR="0092788B" w:rsidRPr="004F505D" w:rsidRDefault="00487E5E">
      <w:pPr>
        <w:pStyle w:val="ListParagraph"/>
        <w:numPr>
          <w:ilvl w:val="0"/>
          <w:numId w:val="2"/>
        </w:numPr>
        <w:spacing w:after="60"/>
        <w:rPr>
          <w:del w:id="29" w:author="Claude" w:date="2026-10-16T00:55:00Z"/>
        </w:rPr>
      </w:pPr>
      <w:del w:id="30" w:author="Claude" w:date="2026-10-16T00:55:00Z">
        <w:r>
          <w:delText xml:space="preserve">Contract holds a forward reference to a newer Contract revision, to allow date validity checking and correction from the Booking Procedure. </w:delText>
        </w:r>
        <w:r>
          <w:br/>
          <w:delText xml:space="preserve">If a forward reference to </w:delText>
        </w:r>
        <w:r>
          <w:rPr>
            <w:i/>
            <w:iCs/>
          </w:rPr>
          <w:delText>Contract.revised_contract_id</w:delText>
        </w:r>
        <w:r>
          <w:delText xml:space="preserve"> and </w:delText>
        </w:r>
        <w:r>
          <w:rPr>
            <w:i/>
            <w:iCs/>
          </w:rPr>
          <w:delText>Contract Line.reference_code</w:delText>
        </w:r>
        <w:r>
          <w:delText xml:space="preserve"> cannot be found, use the original value in Contract Line.</w:delText>
        </w:r>
        <w:r>
          <w:br/>
          <w:delText>This feature could be used to revalidate all existing lines at the time a Contract revision is applied. This would obviate the need for Bookings to revalidate details.</w:delText>
        </w:r>
      </w:del>
    </w:p>
    <w:p w14:paraId="7746C190" w14:textId="722D2E5C" w:rsidR="001247B8" w:rsidRDefault="00441902">
      <w:pPr>
        <w:pStyle w:val="ListParagraph"/>
        <w:numPr>
          <w:ilvl w:val="0"/>
          <w:numId w:val="2"/>
        </w:numPr>
        <w:spacing w:after="60"/>
        <w:rPr>
          <w:del w:id="31" w:author="Claude" w:date="2026-10-16T00:55:00Z"/>
        </w:rPr>
      </w:pPr>
      <w:del w:id="32" w:author="Claude" w:date="2026-10-16T00:55:00Z">
        <w:r>
          <w:delText xml:space="preserve">The </w:delText>
        </w:r>
        <w:r>
          <w:rPr>
            <w:b/>
            <w:bCs/>
          </w:rPr>
          <w:delText>delta</w:delText>
        </w:r>
        <w:r>
          <w:delText xml:space="preserve"> upload feature is not available</w:delText>
        </w:r>
      </w:del>
    </w:p>
    <w:p w14:paraId="7B903CAA" w14:textId="77777777" w:rsidR="001247B8" w:rsidRDefault="003B7894">
      <w:pPr>
        <w:pStyle w:val="ListParagraph"/>
        <w:numPr>
          <w:ilvl w:val="0"/>
          <w:numId w:val="2"/>
        </w:numPr>
        <w:spacing w:after="60"/>
        <w:rPr>
          <w:del w:id="33" w:author="Claude" w:date="2026-10-16T00:55:00Z"/>
        </w:rPr>
      </w:pPr>
      <w:del w:id="34" w:author="Claude" w:date="2026-10-16T00:55:00Z">
        <w:r>
          <w:delText>A row is the complete line, not a patch: a blank cell inherits and 0 means zero.</w:delText>
        </w:r>
      </w:del>
    </w:p>
    <w:p w14:paraId="57B0C629" w14:textId="7AF9D46C" w:rsidR="00714BE6" w:rsidRDefault="00877E9E">
      <w:pPr>
        <w:rPr>
          <w:ins w:id="35" w:author="Claude" w:date="2026-10-16T00:55:00Z"/>
        </w:rPr>
      </w:pPr>
      <w:ins w:id="36" w:author="Claude" w:date="2026-10-16T00:55:00Z">
        <w:r>
          <w:t>Contracts change in two ways: a correction or mid-year update to some of their lines, and a</w:t>
        </w:r>
      </w:ins>
      <w:r w:rsidR="00980339">
        <w:t xml:space="preserve"> periodic r</w:t>
      </w:r>
      <w:ins w:id="37" w:author="Claude" w:date="2026-10-16T00:55:00Z">
        <w:r>
          <w:t xml:space="preserve">enewal of the whole schedule. Both are handled on one screen for a single contract and follow one rule: </w:t>
        </w:r>
        <w:r>
          <w:rPr>
            <w:b/>
            <w:bCs/>
          </w:rPr>
          <w:t>every change creates a new contract version from a date the office chooses.</w:t>
        </w:r>
        <w:r>
          <w:t xml:space="preserve"> Nothing is backdated and nothing is deleted.</w:t>
        </w:r>
      </w:ins>
    </w:p>
    <w:p w14:paraId="33AF0084" w14:textId="77777777" w:rsidR="00714BE6" w:rsidRDefault="00877E9E">
      <w:pPr>
        <w:pStyle w:val="Heading3"/>
        <w:rPr>
          <w:ins w:id="38" w:author="Claude" w:date="2026-10-16T00:55:00Z"/>
        </w:rPr>
      </w:pPr>
      <w:ins w:id="39" w:author="Claude" w:date="2026-10-16T00:55:00Z">
        <w:r>
          <w:t>Maintaining a contract</w:t>
        </w:r>
      </w:ins>
    </w:p>
    <w:p w14:paraId="5BB397D3" w14:textId="77777777" w:rsidR="00714BE6" w:rsidRDefault="00877E9E">
      <w:pPr>
        <w:pStyle w:val="ListParagraph"/>
        <w:numPr>
          <w:ilvl w:val="0"/>
          <w:numId w:val="2"/>
        </w:numPr>
        <w:spacing w:after="60"/>
        <w:rPr>
          <w:ins w:id="40" w:author="Claude" w:date="2026-10-16T00:55:00Z"/>
        </w:rPr>
      </w:pPr>
      <w:ins w:id="41" w:author="Claude" w:date="2026-10-16T00:55:00Z">
        <w:r>
          <w:t>The office maintains a contract on a header and lines screen. The header holds the name, dates and flags; the lines sit below it. Both can be edited on screen, and lines can also be loaded from a schedule upload in the AA template.</w:t>
        </w:r>
      </w:ins>
    </w:p>
    <w:p w14:paraId="13D46B9F" w14:textId="77777777" w:rsidR="00714BE6" w:rsidRDefault="00877E9E">
      <w:pPr>
        <w:pStyle w:val="ListParagraph"/>
        <w:numPr>
          <w:ilvl w:val="0"/>
          <w:numId w:val="2"/>
        </w:numPr>
        <w:spacing w:after="60"/>
        <w:rPr>
          <w:ins w:id="42" w:author="Claude" w:date="2026-10-16T00:55:00Z"/>
        </w:rPr>
      </w:pPr>
      <w:ins w:id="43" w:author="Claude" w:date="2026-10-16T00:55:00Z">
        <w:r>
          <w:t>Edits and uploads are not applied straight away. They are staged and shown on a review dashboard for that contract. The office reviews them, then submits. On submit the system creates the new version and writes audit records of what changed.</w:t>
        </w:r>
      </w:ins>
    </w:p>
    <w:p w14:paraId="573170CD" w14:textId="77777777" w:rsidR="00714BE6" w:rsidRDefault="00877E9E">
      <w:pPr>
        <w:pStyle w:val="ListParagraph"/>
        <w:numPr>
          <w:ilvl w:val="0"/>
          <w:numId w:val="2"/>
        </w:numPr>
        <w:spacing w:after="60"/>
        <w:rPr>
          <w:ins w:id="44" w:author="Claude" w:date="2026-10-16T00:55:00Z"/>
        </w:rPr>
      </w:pPr>
      <w:ins w:id="45" w:author="Claude" w:date="2026-10-16T00:55:00Z">
        <w:r>
          <w:t>Screen edits and uploads follow the same rules and can be combined in one review.</w:t>
        </w:r>
      </w:ins>
    </w:p>
    <w:p w14:paraId="1EC15199" w14:textId="77777777" w:rsidR="00714BE6" w:rsidRDefault="00877E9E">
      <w:pPr>
        <w:pStyle w:val="Heading3"/>
        <w:rPr>
          <w:ins w:id="46" w:author="Claude" w:date="2026-10-16T00:55:00Z"/>
        </w:rPr>
      </w:pPr>
      <w:ins w:id="47" w:author="Claude" w:date="2026-10-16T00:55:00Z">
        <w:r>
          <w:t>Two modes: Alter and Replace</w:t>
        </w:r>
      </w:ins>
    </w:p>
    <w:tbl>
      <w:tblPr>
        <w:tblW w:w="5000" w:type="pct"/>
        <w:tblCellMar>
          <w:left w:w="10" w:type="dxa"/>
          <w:right w:w="10" w:type="dxa"/>
        </w:tblCellMar>
        <w:tblLook w:val="0000" w:firstRow="0" w:lastRow="0" w:firstColumn="0" w:lastColumn="0" w:noHBand="0" w:noVBand="0"/>
      </w:tblPr>
      <w:tblGrid>
        <w:gridCol w:w="2300"/>
        <w:gridCol w:w="4078"/>
        <w:gridCol w:w="4078"/>
      </w:tblGrid>
      <w:tr w:rsidR="00714BE6" w14:paraId="37F82128" w14:textId="77777777">
        <w:trPr>
          <w:cantSplit/>
          <w:tblHeader/>
          <w:ins w:id="48" w:author="Claude" w:date="2026-10-16T00:55:00Z"/>
        </w:trPr>
        <w:tc>
          <w:tcPr>
            <w:tcW w:w="11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9642E59" w14:textId="77777777" w:rsidR="00714BE6" w:rsidRDefault="00714BE6">
            <w:pPr>
              <w:spacing w:after="40"/>
              <w:rPr>
                <w:ins w:id="49" w:author="Claude" w:date="2026-10-16T00:55:00Z"/>
              </w:rPr>
            </w:pPr>
          </w:p>
        </w:tc>
        <w:tc>
          <w:tcPr>
            <w:tcW w:w="19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13530F62" w14:textId="77777777" w:rsidR="00714BE6" w:rsidRDefault="00877E9E">
            <w:pPr>
              <w:spacing w:after="40"/>
              <w:rPr>
                <w:ins w:id="50" w:author="Claude" w:date="2026-10-16T00:55:00Z"/>
              </w:rPr>
            </w:pPr>
            <w:ins w:id="51" w:author="Claude" w:date="2026-10-16T00:55:00Z">
              <w:r>
                <w:rPr>
                  <w:b/>
                  <w:bCs/>
                  <w:color w:val="12355B"/>
                  <w:sz w:val="19"/>
                  <w:szCs w:val="19"/>
                </w:rPr>
                <w:t>Alter</w:t>
              </w:r>
            </w:ins>
          </w:p>
        </w:tc>
        <w:tc>
          <w:tcPr>
            <w:tcW w:w="19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481F099" w14:textId="77777777" w:rsidR="00714BE6" w:rsidRDefault="00877E9E">
            <w:pPr>
              <w:spacing w:after="40"/>
              <w:rPr>
                <w:ins w:id="52" w:author="Claude" w:date="2026-10-16T00:55:00Z"/>
              </w:rPr>
            </w:pPr>
            <w:ins w:id="53" w:author="Claude" w:date="2026-10-16T00:55:00Z">
              <w:r>
                <w:rPr>
                  <w:b/>
                  <w:bCs/>
                  <w:color w:val="12355B"/>
                  <w:sz w:val="19"/>
                  <w:szCs w:val="19"/>
                </w:rPr>
                <w:t>Replace</w:t>
              </w:r>
            </w:ins>
          </w:p>
        </w:tc>
      </w:tr>
      <w:tr w:rsidR="00714BE6" w14:paraId="45C65A7A" w14:textId="77777777">
        <w:trPr>
          <w:cantSplit/>
          <w:ins w:id="54" w:author="Claude" w:date="2026-10-16T00:55:00Z"/>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51CD3DF" w14:textId="77777777" w:rsidR="00714BE6" w:rsidRDefault="00877E9E">
            <w:pPr>
              <w:spacing w:after="40"/>
              <w:rPr>
                <w:ins w:id="55" w:author="Claude" w:date="2026-10-16T00:55:00Z"/>
              </w:rPr>
            </w:pPr>
            <w:ins w:id="56" w:author="Claude" w:date="2026-10-16T00:55:00Z">
              <w:r>
                <w:rPr>
                  <w:sz w:val="19"/>
                  <w:szCs w:val="19"/>
                </w:rPr>
                <w:t>Used for</w:t>
              </w:r>
            </w:ins>
          </w:p>
        </w:tc>
        <w:tc>
          <w:tcPr>
            <w:tcW w:w="19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DF8F1C4" w14:textId="0B54FCDC" w:rsidR="00714BE6" w:rsidRDefault="00877E9E">
            <w:pPr>
              <w:spacing w:after="40"/>
              <w:rPr>
                <w:ins w:id="57" w:author="Claude" w:date="2026-10-16T00:55:00Z"/>
              </w:rPr>
            </w:pPr>
            <w:ins w:id="58" w:author="Claude" w:date="2026-10-16T00:55:00Z">
              <w:r>
                <w:rPr>
                  <w:sz w:val="19"/>
                  <w:szCs w:val="19"/>
                </w:rPr>
                <w:t>Correcting an error. Mid-</w:t>
              </w:r>
            </w:ins>
            <w:r w:rsidR="00CB20C5">
              <w:rPr>
                <w:sz w:val="19"/>
                <w:szCs w:val="19"/>
              </w:rPr>
              <w:t>term</w:t>
            </w:r>
            <w:ins w:id="59" w:author="Claude" w:date="2026-10-16T00:55:00Z">
              <w:r>
                <w:rPr>
                  <w:sz w:val="19"/>
                  <w:szCs w:val="19"/>
                </w:rPr>
                <w:t xml:space="preserve"> adds and updates to a subset of lines (some hospitals send these regularly).</w:t>
              </w:r>
            </w:ins>
          </w:p>
        </w:tc>
        <w:tc>
          <w:tcPr>
            <w:tcW w:w="19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25FF1A6" w14:textId="170DBC5B" w:rsidR="00714BE6" w:rsidRDefault="000C1F08">
            <w:pPr>
              <w:spacing w:after="40"/>
              <w:rPr>
                <w:ins w:id="60" w:author="Claude" w:date="2026-10-16T00:55:00Z"/>
              </w:rPr>
            </w:pPr>
            <w:r>
              <w:rPr>
                <w:sz w:val="19"/>
                <w:szCs w:val="19"/>
              </w:rPr>
              <w:t>Periodic</w:t>
            </w:r>
            <w:ins w:id="61" w:author="Claude" w:date="2026-10-16T00:55:00Z">
              <w:r w:rsidR="00877E9E">
                <w:rPr>
                  <w:sz w:val="19"/>
                  <w:szCs w:val="19"/>
                </w:rPr>
                <w:t xml:space="preserve"> renewal, or any </w:t>
              </w:r>
              <w:proofErr w:type="gramStart"/>
              <w:r w:rsidR="00877E9E">
                <w:rPr>
                  <w:sz w:val="19"/>
                  <w:szCs w:val="19"/>
                </w:rPr>
                <w:t>complete</w:t>
              </w:r>
              <w:proofErr w:type="gramEnd"/>
              <w:r w:rsidR="00877E9E">
                <w:rPr>
                  <w:sz w:val="19"/>
                  <w:szCs w:val="19"/>
                </w:rPr>
                <w:t xml:space="preserve"> new schedule.</w:t>
              </w:r>
            </w:ins>
          </w:p>
        </w:tc>
      </w:tr>
      <w:tr w:rsidR="00714BE6" w14:paraId="7B0D541A" w14:textId="77777777">
        <w:trPr>
          <w:cantSplit/>
          <w:ins w:id="62" w:author="Claude" w:date="2026-10-16T00:55:00Z"/>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589C6BF" w14:textId="77777777" w:rsidR="00714BE6" w:rsidRDefault="00877E9E">
            <w:pPr>
              <w:spacing w:after="40"/>
              <w:rPr>
                <w:ins w:id="63" w:author="Claude" w:date="2026-10-16T00:55:00Z"/>
              </w:rPr>
            </w:pPr>
            <w:ins w:id="64" w:author="Claude" w:date="2026-10-16T00:55:00Z">
              <w:r>
                <w:rPr>
                  <w:sz w:val="19"/>
                  <w:szCs w:val="19"/>
                </w:rPr>
                <w:t>New version starts with</w:t>
              </w:r>
            </w:ins>
          </w:p>
        </w:tc>
        <w:tc>
          <w:tcPr>
            <w:tcW w:w="19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19A71B7" w14:textId="77777777" w:rsidR="00714BE6" w:rsidRDefault="00877E9E">
            <w:pPr>
              <w:spacing w:after="40"/>
              <w:rPr>
                <w:ins w:id="65" w:author="Claude" w:date="2026-10-16T00:55:00Z"/>
              </w:rPr>
            </w:pPr>
            <w:ins w:id="66" w:author="Claude" w:date="2026-10-16T00:55:00Z">
              <w:r>
                <w:rPr>
                  <w:sz w:val="19"/>
                  <w:szCs w:val="19"/>
                </w:rPr>
                <w:t>A copy of every line in the current version.</w:t>
              </w:r>
            </w:ins>
          </w:p>
        </w:tc>
        <w:tc>
          <w:tcPr>
            <w:tcW w:w="19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D095BA3" w14:textId="77777777" w:rsidR="00714BE6" w:rsidRDefault="00877E9E">
            <w:pPr>
              <w:spacing w:after="40"/>
              <w:rPr>
                <w:ins w:id="67" w:author="Claude" w:date="2026-10-16T00:55:00Z"/>
              </w:rPr>
            </w:pPr>
            <w:ins w:id="68" w:author="Claude" w:date="2026-10-16T00:55:00Z">
              <w:r>
                <w:rPr>
                  <w:sz w:val="19"/>
                  <w:szCs w:val="19"/>
                </w:rPr>
                <w:t>No lines.</w:t>
              </w:r>
            </w:ins>
          </w:p>
        </w:tc>
      </w:tr>
      <w:tr w:rsidR="00714BE6" w14:paraId="60415288" w14:textId="77777777">
        <w:trPr>
          <w:cantSplit/>
          <w:ins w:id="69" w:author="Claude" w:date="2026-10-16T00:55:00Z"/>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9606C1F" w14:textId="77777777" w:rsidR="00714BE6" w:rsidRDefault="00877E9E">
            <w:pPr>
              <w:spacing w:after="40"/>
              <w:rPr>
                <w:ins w:id="70" w:author="Claude" w:date="2026-10-16T00:55:00Z"/>
              </w:rPr>
            </w:pPr>
            <w:ins w:id="71" w:author="Claude" w:date="2026-10-16T00:55:00Z">
              <w:r>
                <w:rPr>
                  <w:sz w:val="19"/>
                  <w:szCs w:val="19"/>
                </w:rPr>
                <w:t>Uploaded rows</w:t>
              </w:r>
            </w:ins>
          </w:p>
        </w:tc>
        <w:tc>
          <w:tcPr>
            <w:tcW w:w="19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320B2B6" w14:textId="77777777" w:rsidR="00714BE6" w:rsidRDefault="00877E9E">
            <w:pPr>
              <w:spacing w:after="40"/>
              <w:rPr>
                <w:ins w:id="72" w:author="Claude" w:date="2026-10-16T00:55:00Z"/>
              </w:rPr>
            </w:pPr>
            <w:ins w:id="73" w:author="Claude" w:date="2026-10-16T00:55:00Z">
              <w:r>
                <w:rPr>
                  <w:sz w:val="19"/>
                  <w:szCs w:val="19"/>
                </w:rPr>
                <w:t>Applied to the copy according to each row’s Operation (Add, Alter, Remove).</w:t>
              </w:r>
            </w:ins>
          </w:p>
        </w:tc>
        <w:tc>
          <w:tcPr>
            <w:tcW w:w="19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874B499" w14:textId="77777777" w:rsidR="00714BE6" w:rsidRDefault="00877E9E">
            <w:pPr>
              <w:spacing w:after="40"/>
              <w:rPr>
                <w:ins w:id="74" w:author="Claude" w:date="2026-10-16T00:55:00Z"/>
              </w:rPr>
            </w:pPr>
            <w:ins w:id="75" w:author="Claude" w:date="2026-10-16T00:55:00Z">
              <w:r>
                <w:rPr>
                  <w:sz w:val="19"/>
                  <w:szCs w:val="19"/>
                </w:rPr>
                <w:t>Form the complete new schedule. The Operation column is ignored.</w:t>
              </w:r>
            </w:ins>
          </w:p>
        </w:tc>
      </w:tr>
      <w:tr w:rsidR="00714BE6" w14:paraId="35785C7D" w14:textId="77777777">
        <w:trPr>
          <w:cantSplit/>
          <w:ins w:id="76" w:author="Claude" w:date="2026-10-16T00:55:00Z"/>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5081C66" w14:textId="77777777" w:rsidR="00714BE6" w:rsidRDefault="00877E9E">
            <w:pPr>
              <w:spacing w:after="40"/>
              <w:rPr>
                <w:ins w:id="77" w:author="Claude" w:date="2026-10-16T00:55:00Z"/>
              </w:rPr>
            </w:pPr>
            <w:ins w:id="78" w:author="Claude" w:date="2026-10-16T00:55:00Z">
              <w:r>
                <w:rPr>
                  <w:sz w:val="19"/>
                  <w:szCs w:val="19"/>
                </w:rPr>
                <w:t>Lines not in the upload</w:t>
              </w:r>
            </w:ins>
          </w:p>
        </w:tc>
        <w:tc>
          <w:tcPr>
            <w:tcW w:w="19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3364B98" w14:textId="77777777" w:rsidR="00714BE6" w:rsidRDefault="00877E9E">
            <w:pPr>
              <w:spacing w:after="40"/>
              <w:rPr>
                <w:ins w:id="79" w:author="Claude" w:date="2026-10-16T00:55:00Z"/>
              </w:rPr>
            </w:pPr>
            <w:ins w:id="80" w:author="Claude" w:date="2026-10-16T00:55:00Z">
              <w:r>
                <w:rPr>
                  <w:sz w:val="19"/>
                  <w:szCs w:val="19"/>
                </w:rPr>
                <w:t>Carried forward unchanged.</w:t>
              </w:r>
            </w:ins>
          </w:p>
        </w:tc>
        <w:tc>
          <w:tcPr>
            <w:tcW w:w="19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4FEFE8E" w14:textId="77777777" w:rsidR="00714BE6" w:rsidRDefault="00877E9E">
            <w:pPr>
              <w:spacing w:after="40"/>
              <w:rPr>
                <w:ins w:id="81" w:author="Claude" w:date="2026-10-16T00:55:00Z"/>
              </w:rPr>
            </w:pPr>
            <w:ins w:id="82" w:author="Claude" w:date="2026-10-16T00:55:00Z">
              <w:r>
                <w:rPr>
                  <w:sz w:val="19"/>
                  <w:szCs w:val="19"/>
                </w:rPr>
                <w:t>Not carried forward. They remain on the previous version only.</w:t>
              </w:r>
            </w:ins>
          </w:p>
        </w:tc>
      </w:tr>
    </w:tbl>
    <w:p w14:paraId="6580E526" w14:textId="77777777" w:rsidR="00714BE6" w:rsidRDefault="00714BE6">
      <w:pPr>
        <w:spacing w:after="60"/>
        <w:rPr>
          <w:ins w:id="83" w:author="Claude" w:date="2026-10-16T00:55:00Z"/>
        </w:rPr>
      </w:pPr>
    </w:p>
    <w:p w14:paraId="1CE3D66C" w14:textId="77777777" w:rsidR="00714BE6" w:rsidRDefault="00877E9E">
      <w:pPr>
        <w:pStyle w:val="Heading3"/>
        <w:rPr>
          <w:ins w:id="84" w:author="Claude" w:date="2026-10-16T00:55:00Z"/>
        </w:rPr>
      </w:pPr>
      <w:ins w:id="85" w:author="Claude" w:date="2026-10-16T00:55:00Z">
        <w:r>
          <w:t>Effective dates</w:t>
        </w:r>
      </w:ins>
    </w:p>
    <w:p w14:paraId="6BA5AB1F" w14:textId="77777777" w:rsidR="00714BE6" w:rsidRDefault="00877E9E">
      <w:pPr>
        <w:pStyle w:val="ListParagraph"/>
        <w:numPr>
          <w:ilvl w:val="0"/>
          <w:numId w:val="2"/>
        </w:numPr>
        <w:spacing w:after="60"/>
        <w:rPr>
          <w:ins w:id="86" w:author="Claude" w:date="2026-10-16T00:55:00Z"/>
        </w:rPr>
      </w:pPr>
      <w:ins w:id="87" w:author="Claude" w:date="2026-10-16T00:55:00Z">
        <w:r>
          <w:t>Validity stays on the contract header, not on lines. Every submit, in either mode, creates a new version.</w:t>
        </w:r>
      </w:ins>
    </w:p>
    <w:p w14:paraId="4DA2C5D0" w14:textId="77777777" w:rsidR="00714BE6" w:rsidRDefault="00877E9E">
      <w:pPr>
        <w:pStyle w:val="ListParagraph"/>
        <w:numPr>
          <w:ilvl w:val="0"/>
          <w:numId w:val="2"/>
        </w:numPr>
        <w:spacing w:after="60"/>
        <w:rPr>
          <w:ins w:id="88" w:author="Claude" w:date="2026-10-16T00:55:00Z"/>
        </w:rPr>
      </w:pPr>
      <w:ins w:id="89" w:author="Claude" w:date="2026-10-16T00:55:00Z">
        <w:r>
          <w:rPr>
            <w:b/>
            <w:bCs/>
          </w:rPr>
          <w:t>Effective From starts blank and must be entered before submit.</w:t>
        </w:r>
        <w:r>
          <w:t xml:space="preserve"> There is deliberately no default: a default of today or tomorrow would nearly always be wrong.</w:t>
        </w:r>
      </w:ins>
    </w:p>
    <w:p w14:paraId="788B98A5" w14:textId="77777777" w:rsidR="00714BE6" w:rsidRDefault="00877E9E">
      <w:pPr>
        <w:pStyle w:val="ListParagraph"/>
        <w:numPr>
          <w:ilvl w:val="0"/>
          <w:numId w:val="2"/>
        </w:numPr>
        <w:spacing w:after="60"/>
        <w:rPr>
          <w:ins w:id="90" w:author="Claude" w:date="2026-10-16T00:55:00Z"/>
        </w:rPr>
      </w:pPr>
      <w:ins w:id="91" w:author="Claude" w:date="2026-10-16T00:55:00Z">
        <w:r>
          <w:lastRenderedPageBreak/>
          <w:t>Changes are never backdated. Effective From cannot be in the past.</w:t>
        </w:r>
      </w:ins>
    </w:p>
    <w:p w14:paraId="1E6BFB36" w14:textId="77777777" w:rsidR="00714BE6" w:rsidRDefault="00877E9E">
      <w:pPr>
        <w:pStyle w:val="ListParagraph"/>
        <w:numPr>
          <w:ilvl w:val="0"/>
          <w:numId w:val="2"/>
        </w:numPr>
        <w:spacing w:after="60"/>
        <w:rPr>
          <w:ins w:id="92" w:author="Claude" w:date="2026-10-16T00:55:00Z"/>
        </w:rPr>
      </w:pPr>
      <w:ins w:id="93" w:author="Claude" w:date="2026-10-16T00:55:00Z">
        <w:r>
          <w:t xml:space="preserve">On submit, the previous version’s </w:t>
        </w:r>
        <w:r>
          <w:rPr>
            <w:rFonts w:ascii="Consolas" w:eastAsia="Consolas" w:hAnsi="Consolas" w:cs="Consolas"/>
            <w:color w:val="2D3B4E"/>
            <w:sz w:val="19"/>
            <w:szCs w:val="19"/>
          </w:rPr>
          <w:t>valid_to</w:t>
        </w:r>
        <w:r>
          <w:t xml:space="preserve"> is set to the day before the new Effective From, and the new version is open-ended (</w:t>
        </w:r>
        <w:r>
          <w:rPr>
            <w:rFonts w:ascii="Consolas" w:eastAsia="Consolas" w:hAnsi="Consolas" w:cs="Consolas"/>
            <w:color w:val="2D3B4E"/>
            <w:sz w:val="19"/>
            <w:szCs w:val="19"/>
          </w:rPr>
          <w:t>valid_to</w:t>
        </w:r>
        <w:r>
          <w:t xml:space="preserve"> is null). Consecutive versions never overlap and never leave a gap.</w:t>
        </w:r>
      </w:ins>
    </w:p>
    <w:p w14:paraId="2F911777" w14:textId="77777777" w:rsidR="00714BE6" w:rsidRDefault="00877E9E">
      <w:pPr>
        <w:pStyle w:val="ListParagraph"/>
        <w:numPr>
          <w:ilvl w:val="0"/>
          <w:numId w:val="2"/>
        </w:numPr>
        <w:spacing w:after="60"/>
      </w:pPr>
      <w:ins w:id="94" w:author="Claude" w:date="2026-10-16T00:55:00Z">
        <w:r>
          <w:t>The procedure date decides which version prices a booking procedure. A procedure performed before the Effective From is priced from the earlier version, even if it is invoiced later.</w:t>
        </w:r>
      </w:ins>
    </w:p>
    <w:p w14:paraId="0001F71A" w14:textId="76D47D31" w:rsidR="005B5F74" w:rsidRDefault="005B5F74">
      <w:pPr>
        <w:pStyle w:val="ListParagraph"/>
        <w:numPr>
          <w:ilvl w:val="0"/>
          <w:numId w:val="2"/>
        </w:numPr>
        <w:spacing w:after="60"/>
        <w:rPr>
          <w:ins w:id="95" w:author="Claude" w:date="2026-10-16T00:55:00Z"/>
        </w:rPr>
      </w:pPr>
      <w:r>
        <w:t>The management of prepay and surgeon fixed price contracts is not fully resolved in this scenario</w:t>
      </w:r>
    </w:p>
    <w:p w14:paraId="6C3E09B1" w14:textId="77777777" w:rsidR="00714BE6" w:rsidRDefault="00877E9E">
      <w:pPr>
        <w:pStyle w:val="ListParagraph"/>
        <w:numPr>
          <w:ilvl w:val="0"/>
          <w:numId w:val="2"/>
        </w:numPr>
        <w:spacing w:after="60"/>
        <w:rPr>
          <w:ins w:id="96" w:author="Claude" w:date="2026-10-16T00:55:00Z"/>
        </w:rPr>
      </w:pPr>
      <w:ins w:id="97" w:author="Claude" w:date="2026-10-16T00:55:00Z">
        <w:r>
          <w:t xml:space="preserve">A contract ends without a successor only when the office enters a </w:t>
        </w:r>
        <w:r>
          <w:rPr>
            <w:rFonts w:ascii="Consolas" w:eastAsia="Consolas" w:hAnsi="Consolas" w:cs="Consolas"/>
            <w:color w:val="2D3B4E"/>
            <w:sz w:val="19"/>
            <w:szCs w:val="19"/>
          </w:rPr>
          <w:t>valid_to</w:t>
        </w:r>
        <w:r>
          <w:t xml:space="preserve"> on its current version.</w:t>
        </w:r>
      </w:ins>
    </w:p>
    <w:p w14:paraId="2306C6DC" w14:textId="77777777" w:rsidR="00714BE6" w:rsidRDefault="00877E9E">
      <w:pPr>
        <w:pStyle w:val="ListParagraph"/>
        <w:numPr>
          <w:ilvl w:val="0"/>
          <w:numId w:val="2"/>
        </w:numPr>
        <w:spacing w:after="60"/>
        <w:rPr>
          <w:ins w:id="98" w:author="Claude" w:date="2026-10-16T00:55:00Z"/>
        </w:rPr>
      </w:pPr>
      <w:ins w:id="99" w:author="Claude" w:date="2026-10-16T00:55:00Z">
        <w:r>
          <w:rPr>
            <w:rFonts w:ascii="Consolas" w:eastAsia="Consolas" w:hAnsi="Consolas" w:cs="Consolas"/>
            <w:color w:val="2D3B4E"/>
            <w:sz w:val="19"/>
            <w:szCs w:val="19"/>
          </w:rPr>
          <w:t>version_number</w:t>
        </w:r>
        <w:r>
          <w:t xml:space="preserve"> is generated. The previous version’s </w:t>
        </w:r>
        <w:r>
          <w:rPr>
            <w:rFonts w:ascii="Consolas" w:eastAsia="Consolas" w:hAnsi="Consolas" w:cs="Consolas"/>
            <w:color w:val="2D3B4E"/>
            <w:sz w:val="19"/>
            <w:szCs w:val="19"/>
          </w:rPr>
          <w:t>revised_contract_id</w:t>
        </w:r>
        <w:r>
          <w:t xml:space="preserve"> points to the new version, and </w:t>
        </w:r>
        <w:r>
          <w:rPr>
            <w:rFonts w:ascii="Consolas" w:eastAsia="Consolas" w:hAnsi="Consolas" w:cs="Consolas"/>
            <w:color w:val="2D3B4E"/>
            <w:sz w:val="19"/>
            <w:szCs w:val="19"/>
          </w:rPr>
          <w:t>import_ref</w:t>
        </w:r>
        <w:r>
          <w:t xml:space="preserve"> records the upload or edit session that created it.</w:t>
        </w:r>
      </w:ins>
    </w:p>
    <w:p w14:paraId="5607ADA1" w14:textId="77777777" w:rsidR="00714BE6" w:rsidRDefault="00877E9E">
      <w:pPr>
        <w:rPr>
          <w:ins w:id="100" w:author="Claude" w:date="2026-10-16T00:55:00Z"/>
        </w:rPr>
      </w:pPr>
      <w:ins w:id="101" w:author="Claude" w:date="2026-10-16T00:55:00Z">
        <w:r>
          <w:rPr>
            <w:b/>
            <w:bCs/>
          </w:rPr>
          <w:t>Example.</w:t>
        </w:r>
        <w:r>
          <w:t xml:space="preserve"> Hospital X’s contract version 3 has been valid from 1 April with no end date. On 20 October the hospital sends updates to six lines, effective 1 November. The office uploads the six rows in Alter mode, enters 1 November as Effective From, reviews and submits. Version 4 is created with all version 3 lines plus the six changes, valid from 1 November. Version 3 now ends on 31 October. A procedure performed on 25 October is priced from version 3; a procedure booked for 3 November is relinked to the matching version 4 line.</w:t>
        </w:r>
      </w:ins>
    </w:p>
    <w:p w14:paraId="7F9CCCCE" w14:textId="77777777" w:rsidR="00714BE6" w:rsidRDefault="00877E9E">
      <w:pPr>
        <w:pStyle w:val="Heading3"/>
        <w:rPr>
          <w:ins w:id="102" w:author="Claude" w:date="2026-10-16T00:55:00Z"/>
        </w:rPr>
      </w:pPr>
      <w:ins w:id="103" w:author="Claude" w:date="2026-10-16T00:55:00Z">
        <w:r>
          <w:t>Future-dated versions and operator error</w:t>
        </w:r>
      </w:ins>
    </w:p>
    <w:p w14:paraId="3D69FA70" w14:textId="77777777" w:rsidR="00714BE6" w:rsidRDefault="00877E9E">
      <w:pPr>
        <w:pStyle w:val="ListParagraph"/>
        <w:numPr>
          <w:ilvl w:val="0"/>
          <w:numId w:val="2"/>
        </w:numPr>
        <w:spacing w:after="60"/>
        <w:rPr>
          <w:ins w:id="104" w:author="Claude" w:date="2026-10-16T00:55:00Z"/>
        </w:rPr>
      </w:pPr>
      <w:ins w:id="105" w:author="Claude" w:date="2026-10-16T00:55:00Z">
        <w:r>
          <w:t>A contract may have only one future-dated version at a time.</w:t>
        </w:r>
      </w:ins>
    </w:p>
    <w:p w14:paraId="25B9816B" w14:textId="77777777" w:rsidR="00714BE6" w:rsidRDefault="00877E9E">
      <w:pPr>
        <w:pStyle w:val="ListParagraph"/>
        <w:numPr>
          <w:ilvl w:val="0"/>
          <w:numId w:val="2"/>
        </w:numPr>
        <w:spacing w:after="60"/>
        <w:rPr>
          <w:ins w:id="106" w:author="Claude" w:date="2026-10-16T00:55:00Z"/>
        </w:rPr>
      </w:pPr>
      <w:ins w:id="107" w:author="Claude" w:date="2026-10-16T00:55:00Z">
        <w:r>
          <w:t>Until its Effective From is reached, nothing has been priced from it, so it can be corrected freely through the same review and submit:</w:t>
        </w:r>
      </w:ins>
    </w:p>
    <w:p w14:paraId="58A69A78" w14:textId="77777777" w:rsidR="00714BE6" w:rsidRDefault="00877E9E">
      <w:pPr>
        <w:pStyle w:val="ListParagraph"/>
        <w:numPr>
          <w:ilvl w:val="1"/>
          <w:numId w:val="2"/>
        </w:numPr>
        <w:spacing w:after="60"/>
        <w:rPr>
          <w:ins w:id="108" w:author="Claude" w:date="2026-10-16T00:55:00Z"/>
        </w:rPr>
      </w:pPr>
      <w:ins w:id="109" w:author="Claude" w:date="2026-10-16T00:55:00Z">
        <w:r>
          <w:t>amend its lines or header;</w:t>
        </w:r>
      </w:ins>
    </w:p>
    <w:p w14:paraId="0A80DB11" w14:textId="77777777" w:rsidR="00714BE6" w:rsidRDefault="00877E9E">
      <w:pPr>
        <w:pStyle w:val="ListParagraph"/>
        <w:numPr>
          <w:ilvl w:val="1"/>
          <w:numId w:val="2"/>
        </w:numPr>
        <w:spacing w:after="60"/>
        <w:rPr>
          <w:ins w:id="110" w:author="Claude" w:date="2026-10-16T00:55:00Z"/>
        </w:rPr>
      </w:pPr>
      <w:ins w:id="111" w:author="Claude" w:date="2026-10-16T00:55:00Z">
        <w:r>
          <w:t>change its Effective From (the current version’s end date moves with it);</w:t>
        </w:r>
      </w:ins>
    </w:p>
    <w:p w14:paraId="0C60DD1E" w14:textId="77777777" w:rsidR="00714BE6" w:rsidRDefault="00877E9E">
      <w:pPr>
        <w:pStyle w:val="ListParagraph"/>
        <w:numPr>
          <w:ilvl w:val="1"/>
          <w:numId w:val="2"/>
        </w:numPr>
        <w:spacing w:after="60"/>
        <w:rPr>
          <w:ins w:id="112" w:author="Claude" w:date="2026-10-16T00:55:00Z"/>
        </w:rPr>
      </w:pPr>
      <w:ins w:id="113" w:author="Claude" w:date="2026-10-16T00:55:00Z">
        <w:r>
          <w:t>withdraw it. The current version becomes open-ended again, and any booking procedures already relinked return to the matching current lines.</w:t>
        </w:r>
      </w:ins>
    </w:p>
    <w:p w14:paraId="7B0F7560" w14:textId="77777777" w:rsidR="00714BE6" w:rsidRDefault="00877E9E">
      <w:pPr>
        <w:pStyle w:val="ListParagraph"/>
        <w:numPr>
          <w:ilvl w:val="0"/>
          <w:numId w:val="2"/>
        </w:numPr>
        <w:spacing w:after="60"/>
        <w:rPr>
          <w:ins w:id="114" w:author="Claude" w:date="2026-10-16T00:55:00Z"/>
        </w:rPr>
      </w:pPr>
      <w:ins w:id="115" w:author="Claude" w:date="2026-10-16T00:55:00Z">
        <w:r>
          <w:t>Once a version is in effect, an error is corrected with a new version from a chosen date. Any affected procedures in between can be adjusted with the office price override.</w:t>
        </w:r>
      </w:ins>
    </w:p>
    <w:p w14:paraId="1B16EDE5" w14:textId="77777777" w:rsidR="00714BE6" w:rsidRDefault="00877E9E">
      <w:pPr>
        <w:pStyle w:val="Heading3"/>
        <w:rPr>
          <w:ins w:id="116" w:author="Claude" w:date="2026-10-16T00:55:00Z"/>
        </w:rPr>
      </w:pPr>
      <w:ins w:id="117" w:author="Claude" w:date="2026-10-16T00:55:00Z">
        <w:r>
          <w:t>Line identity: two codes</w:t>
        </w:r>
      </w:ins>
    </w:p>
    <w:p w14:paraId="59B133FF" w14:textId="77777777" w:rsidR="00714BE6" w:rsidRDefault="00877E9E">
      <w:pPr>
        <w:pStyle w:val="ListParagraph"/>
        <w:numPr>
          <w:ilvl w:val="0"/>
          <w:numId w:val="2"/>
        </w:numPr>
        <w:spacing w:after="60"/>
        <w:rPr>
          <w:ins w:id="118" w:author="Claude" w:date="2026-10-16T00:55:00Z"/>
        </w:rPr>
      </w:pPr>
      <w:ins w:id="119" w:author="Claude" w:date="2026-10-16T00:55:00Z">
        <w:r>
          <w:t>Each contract line carries two codes:</w:t>
        </w:r>
      </w:ins>
    </w:p>
    <w:p w14:paraId="7E249440" w14:textId="77777777" w:rsidR="00714BE6" w:rsidRDefault="00877E9E">
      <w:pPr>
        <w:pStyle w:val="ListParagraph"/>
        <w:numPr>
          <w:ilvl w:val="1"/>
          <w:numId w:val="2"/>
        </w:numPr>
        <w:spacing w:after="60"/>
        <w:rPr>
          <w:ins w:id="120" w:author="Claude" w:date="2026-10-16T00:55:00Z"/>
        </w:rPr>
      </w:pPr>
      <w:ins w:id="121" w:author="Claude" w:date="2026-10-16T00:55:00Z">
        <w:r>
          <w:rPr>
            <w:rFonts w:ascii="Consolas" w:eastAsia="Consolas" w:hAnsi="Consolas" w:cs="Consolas"/>
            <w:color w:val="2D3B4E"/>
            <w:sz w:val="19"/>
            <w:szCs w:val="19"/>
          </w:rPr>
          <w:t>line_key</w:t>
        </w:r>
        <w:r>
          <w:t xml:space="preserve"> is generated by the system, unique and never reused. When Alter copies a line into a new version, the line keeps its </w:t>
        </w:r>
        <w:r>
          <w:rPr>
            <w:rFonts w:ascii="Consolas" w:eastAsia="Consolas" w:hAnsi="Consolas" w:cs="Consolas"/>
            <w:color w:val="2D3B4E"/>
            <w:sz w:val="19"/>
            <w:szCs w:val="19"/>
          </w:rPr>
          <w:t>line_key</w:t>
        </w:r>
        <w:r>
          <w:t>. It is how booking procedures are relinked across versions, and it is included in an exported template.</w:t>
        </w:r>
      </w:ins>
    </w:p>
    <w:p w14:paraId="5C585A8D" w14:textId="77777777" w:rsidR="00714BE6" w:rsidRDefault="00877E9E">
      <w:pPr>
        <w:pStyle w:val="ListParagraph"/>
        <w:numPr>
          <w:ilvl w:val="1"/>
          <w:numId w:val="2"/>
        </w:numPr>
        <w:spacing w:after="60"/>
        <w:rPr>
          <w:ins w:id="122" w:author="Claude" w:date="2026-10-16T00:55:00Z"/>
        </w:rPr>
      </w:pPr>
      <w:ins w:id="123" w:author="Claude" w:date="2026-10-16T00:55:00Z">
        <w:r>
          <w:rPr>
            <w:rFonts w:ascii="Consolas" w:eastAsia="Consolas" w:hAnsi="Consolas" w:cs="Consolas"/>
            <w:color w:val="2D3B4E"/>
            <w:sz w:val="19"/>
            <w:szCs w:val="19"/>
          </w:rPr>
          <w:t>reference_code</w:t>
        </w:r>
        <w:r>
          <w:t xml:space="preserve"> is the contract holder’s own code for the line. Hospitals supply their own codes. It is optional, and unique within a contract when present. It lets a hospital’s file be matched without anyone looking up system codes.</w:t>
        </w:r>
      </w:ins>
    </w:p>
    <w:p w14:paraId="4496C470" w14:textId="77777777" w:rsidR="00714BE6" w:rsidRDefault="00877E9E">
      <w:pPr>
        <w:pStyle w:val="ListParagraph"/>
        <w:numPr>
          <w:ilvl w:val="0"/>
          <w:numId w:val="2"/>
        </w:numPr>
        <w:spacing w:after="60"/>
        <w:rPr>
          <w:ins w:id="124" w:author="Claude" w:date="2026-10-16T00:55:00Z"/>
        </w:rPr>
      </w:pPr>
      <w:ins w:id="125" w:author="Claude" w:date="2026-10-16T00:55:00Z">
        <w:r>
          <w:t xml:space="preserve">Upload rows are matched on </w:t>
        </w:r>
        <w:r>
          <w:rPr>
            <w:rFonts w:ascii="Consolas" w:eastAsia="Consolas" w:hAnsi="Consolas" w:cs="Consolas"/>
            <w:color w:val="2D3B4E"/>
            <w:sz w:val="19"/>
            <w:szCs w:val="19"/>
          </w:rPr>
          <w:t>line_key</w:t>
        </w:r>
        <w:r>
          <w:t xml:space="preserve"> when it is present, otherwise on </w:t>
        </w:r>
        <w:r>
          <w:rPr>
            <w:rFonts w:ascii="Consolas" w:eastAsia="Consolas" w:hAnsi="Consolas" w:cs="Consolas"/>
            <w:color w:val="2D3B4E"/>
            <w:sz w:val="19"/>
            <w:szCs w:val="19"/>
          </w:rPr>
          <w:t>reference_code</w:t>
        </w:r>
        <w:r>
          <w:t>.</w:t>
        </w:r>
      </w:ins>
    </w:p>
    <w:p w14:paraId="66FAE822" w14:textId="77777777" w:rsidR="00714BE6" w:rsidRDefault="00877E9E">
      <w:pPr>
        <w:pStyle w:val="Heading3"/>
        <w:rPr>
          <w:ins w:id="126" w:author="Claude" w:date="2026-10-16T00:55:00Z"/>
        </w:rPr>
      </w:pPr>
      <w:ins w:id="127" w:author="Claude" w:date="2026-10-16T00:55:00Z">
        <w:r>
          <w:t>The upload template</w:t>
        </w:r>
      </w:ins>
    </w:p>
    <w:p w14:paraId="42A84C53" w14:textId="77777777" w:rsidR="00714BE6" w:rsidRDefault="00877E9E">
      <w:pPr>
        <w:pStyle w:val="ListParagraph"/>
        <w:numPr>
          <w:ilvl w:val="0"/>
          <w:numId w:val="2"/>
        </w:numPr>
        <w:spacing w:after="60"/>
        <w:rPr>
          <w:ins w:id="128" w:author="Claude" w:date="2026-10-16T00:55:00Z"/>
        </w:rPr>
      </w:pPr>
      <w:ins w:id="129" w:author="Claude" w:date="2026-10-16T00:55:00Z">
        <w:r>
          <w:t>One row per contract line, in the AA template. The mode (Alter or Replace) is chosen on the upload screen, not in the file.</w:t>
        </w:r>
      </w:ins>
    </w:p>
    <w:p w14:paraId="4D84DC2D" w14:textId="77777777" w:rsidR="00714BE6" w:rsidRDefault="00877E9E">
      <w:pPr>
        <w:pStyle w:val="ListParagraph"/>
        <w:numPr>
          <w:ilvl w:val="0"/>
          <w:numId w:val="2"/>
        </w:numPr>
        <w:spacing w:after="60"/>
        <w:rPr>
          <w:ins w:id="130" w:author="Claude" w:date="2026-10-16T00:55:00Z"/>
        </w:rPr>
      </w:pPr>
      <w:ins w:id="131" w:author="Claude" w:date="2026-10-16T00:55:00Z">
        <w:r>
          <w:t>A row is the complete line, not a patch. A blank cell is null, so the value shows through from the data below it (the RVG group). A filled value, including 0, overrides everything below it. An altered row therefore replaces the whole line: a row missing values will clear them.</w:t>
        </w:r>
      </w:ins>
    </w:p>
    <w:p w14:paraId="7CFF83E2" w14:textId="77777777" w:rsidR="00714BE6" w:rsidRDefault="00877E9E">
      <w:pPr>
        <w:pStyle w:val="ListParagraph"/>
        <w:numPr>
          <w:ilvl w:val="0"/>
          <w:numId w:val="2"/>
        </w:numPr>
        <w:spacing w:after="60"/>
        <w:rPr>
          <w:ins w:id="132" w:author="Claude" w:date="2026-10-16T00:55:00Z"/>
        </w:rPr>
      </w:pPr>
      <w:ins w:id="133" w:author="Claude" w:date="2026-10-16T00:55:00Z">
        <w:r>
          <w:t>In Alter mode, an Operation column says what each row does:</w:t>
        </w:r>
      </w:ins>
    </w:p>
    <w:tbl>
      <w:tblPr>
        <w:tblW w:w="5000" w:type="pct"/>
        <w:tblCellMar>
          <w:left w:w="10" w:type="dxa"/>
          <w:right w:w="10" w:type="dxa"/>
        </w:tblCellMar>
        <w:tblLook w:val="0000" w:firstRow="0" w:lastRow="0" w:firstColumn="0" w:lastColumn="0" w:noHBand="0" w:noVBand="0"/>
      </w:tblPr>
      <w:tblGrid>
        <w:gridCol w:w="1882"/>
        <w:gridCol w:w="3346"/>
        <w:gridCol w:w="5228"/>
      </w:tblGrid>
      <w:tr w:rsidR="00714BE6" w14:paraId="7E9E0C5A" w14:textId="77777777">
        <w:trPr>
          <w:cantSplit/>
          <w:tblHeader/>
          <w:ins w:id="134" w:author="Claude" w:date="2026-10-16T00:55:00Z"/>
        </w:trPr>
        <w:tc>
          <w:tcPr>
            <w:tcW w:w="9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17377A0" w14:textId="77777777" w:rsidR="00714BE6" w:rsidRDefault="00877E9E">
            <w:pPr>
              <w:spacing w:after="40"/>
              <w:rPr>
                <w:ins w:id="135" w:author="Claude" w:date="2026-10-16T00:55:00Z"/>
              </w:rPr>
            </w:pPr>
            <w:ins w:id="136" w:author="Claude" w:date="2026-10-16T00:55:00Z">
              <w:r>
                <w:rPr>
                  <w:b/>
                  <w:bCs/>
                  <w:color w:val="12355B"/>
                  <w:sz w:val="19"/>
                  <w:szCs w:val="19"/>
                </w:rPr>
                <w:t>Operation</w:t>
              </w:r>
            </w:ins>
          </w:p>
        </w:tc>
        <w:tc>
          <w:tcPr>
            <w:tcW w:w="16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5C11EFF" w14:textId="77777777" w:rsidR="00714BE6" w:rsidRDefault="00877E9E">
            <w:pPr>
              <w:spacing w:after="40"/>
              <w:rPr>
                <w:ins w:id="137" w:author="Claude" w:date="2026-10-16T00:55:00Z"/>
              </w:rPr>
            </w:pPr>
            <w:ins w:id="138" w:author="Claude" w:date="2026-10-16T00:55:00Z">
              <w:r>
                <w:rPr>
                  <w:b/>
                  <w:bCs/>
                  <w:color w:val="12355B"/>
                  <w:sz w:val="19"/>
                  <w:szCs w:val="19"/>
                </w:rPr>
                <w:t>Matching line in the current version</w:t>
              </w:r>
            </w:ins>
          </w:p>
        </w:tc>
        <w:tc>
          <w:tcPr>
            <w:tcW w:w="25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0CCF0FCE" w14:textId="77777777" w:rsidR="00714BE6" w:rsidRDefault="00877E9E">
            <w:pPr>
              <w:spacing w:after="40"/>
              <w:rPr>
                <w:ins w:id="139" w:author="Claude" w:date="2026-10-16T00:55:00Z"/>
              </w:rPr>
            </w:pPr>
            <w:ins w:id="140" w:author="Claude" w:date="2026-10-16T00:55:00Z">
              <w:r>
                <w:rPr>
                  <w:b/>
                  <w:bCs/>
                  <w:color w:val="12355B"/>
                  <w:sz w:val="19"/>
                  <w:szCs w:val="19"/>
                </w:rPr>
                <w:t>Result in the new version</w:t>
              </w:r>
            </w:ins>
          </w:p>
        </w:tc>
      </w:tr>
      <w:tr w:rsidR="00714BE6" w14:paraId="5488E9B2" w14:textId="77777777">
        <w:trPr>
          <w:cantSplit/>
          <w:ins w:id="141" w:author="Claude" w:date="2026-10-16T00:55:00Z"/>
        </w:trPr>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04CD395" w14:textId="77777777" w:rsidR="00714BE6" w:rsidRDefault="00877E9E">
            <w:pPr>
              <w:spacing w:after="40"/>
              <w:rPr>
                <w:ins w:id="142" w:author="Claude" w:date="2026-10-16T00:55:00Z"/>
              </w:rPr>
            </w:pPr>
            <w:ins w:id="143" w:author="Claude" w:date="2026-10-16T00:55:00Z">
              <w:r>
                <w:rPr>
                  <w:sz w:val="19"/>
                  <w:szCs w:val="19"/>
                </w:rPr>
                <w:t>Add</w:t>
              </w:r>
            </w:ins>
          </w:p>
        </w:tc>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E5DAA68" w14:textId="77777777" w:rsidR="00714BE6" w:rsidRDefault="00877E9E">
            <w:pPr>
              <w:spacing w:after="40"/>
              <w:rPr>
                <w:ins w:id="144" w:author="Claude" w:date="2026-10-16T00:55:00Z"/>
              </w:rPr>
            </w:pPr>
            <w:ins w:id="145" w:author="Claude" w:date="2026-10-16T00:55:00Z">
              <w:r>
                <w:rPr>
                  <w:sz w:val="19"/>
                  <w:szCs w:val="19"/>
                </w:rPr>
                <w:t>Must not exist</w:t>
              </w:r>
            </w:ins>
          </w:p>
        </w:tc>
        <w:tc>
          <w:tcPr>
            <w:tcW w:w="2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A5F493A" w14:textId="77777777" w:rsidR="00714BE6" w:rsidRDefault="00877E9E">
            <w:pPr>
              <w:spacing w:after="40"/>
              <w:rPr>
                <w:ins w:id="146" w:author="Claude" w:date="2026-10-16T00:55:00Z"/>
              </w:rPr>
            </w:pPr>
            <w:ins w:id="147" w:author="Claude" w:date="2026-10-16T00:55:00Z">
              <w:r>
                <w:rPr>
                  <w:sz w:val="19"/>
                  <w:szCs w:val="19"/>
                </w:rPr>
                <w:t xml:space="preserve">Line added. The system assigns its </w:t>
              </w:r>
              <w:r>
                <w:rPr>
                  <w:rFonts w:ascii="Consolas" w:eastAsia="Consolas" w:hAnsi="Consolas" w:cs="Consolas"/>
                  <w:color w:val="2D3B4E"/>
                  <w:sz w:val="19"/>
                  <w:szCs w:val="19"/>
                </w:rPr>
                <w:t>line_key</w:t>
              </w:r>
              <w:r>
                <w:rPr>
                  <w:sz w:val="19"/>
                  <w:szCs w:val="19"/>
                </w:rPr>
                <w:t>.</w:t>
              </w:r>
            </w:ins>
          </w:p>
        </w:tc>
      </w:tr>
      <w:tr w:rsidR="00714BE6" w14:paraId="5ED3FCBB" w14:textId="77777777">
        <w:trPr>
          <w:cantSplit/>
          <w:ins w:id="148" w:author="Claude" w:date="2026-10-16T00:55:00Z"/>
        </w:trPr>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37A3146" w14:textId="77777777" w:rsidR="00714BE6" w:rsidRDefault="00877E9E">
            <w:pPr>
              <w:spacing w:after="40"/>
              <w:rPr>
                <w:ins w:id="149" w:author="Claude" w:date="2026-10-16T00:55:00Z"/>
              </w:rPr>
            </w:pPr>
            <w:ins w:id="150" w:author="Claude" w:date="2026-10-16T00:55:00Z">
              <w:r>
                <w:rPr>
                  <w:sz w:val="19"/>
                  <w:szCs w:val="19"/>
                </w:rPr>
                <w:t>Alter</w:t>
              </w:r>
            </w:ins>
          </w:p>
        </w:tc>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1C11B94" w14:textId="77777777" w:rsidR="00714BE6" w:rsidRDefault="00877E9E">
            <w:pPr>
              <w:spacing w:after="40"/>
              <w:rPr>
                <w:ins w:id="151" w:author="Claude" w:date="2026-10-16T00:55:00Z"/>
              </w:rPr>
            </w:pPr>
            <w:ins w:id="152" w:author="Claude" w:date="2026-10-16T00:55:00Z">
              <w:r>
                <w:rPr>
                  <w:sz w:val="19"/>
                  <w:szCs w:val="19"/>
                </w:rPr>
                <w:t>Must exist</w:t>
              </w:r>
            </w:ins>
          </w:p>
        </w:tc>
        <w:tc>
          <w:tcPr>
            <w:tcW w:w="2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84BCBBE" w14:textId="77777777" w:rsidR="00714BE6" w:rsidRDefault="00877E9E">
            <w:pPr>
              <w:spacing w:after="40"/>
              <w:rPr>
                <w:ins w:id="153" w:author="Claude" w:date="2026-10-16T00:55:00Z"/>
              </w:rPr>
            </w:pPr>
            <w:ins w:id="154" w:author="Claude" w:date="2026-10-16T00:55:00Z">
              <w:r>
                <w:rPr>
                  <w:sz w:val="19"/>
                  <w:szCs w:val="19"/>
                </w:rPr>
                <w:t>Line replaced by the row.</w:t>
              </w:r>
            </w:ins>
          </w:p>
        </w:tc>
      </w:tr>
      <w:tr w:rsidR="00714BE6" w14:paraId="73999110" w14:textId="77777777">
        <w:trPr>
          <w:cantSplit/>
          <w:ins w:id="155" w:author="Claude" w:date="2026-10-16T00:55:00Z"/>
        </w:trPr>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593816E" w14:textId="77777777" w:rsidR="00714BE6" w:rsidRDefault="00877E9E">
            <w:pPr>
              <w:spacing w:after="40"/>
              <w:rPr>
                <w:ins w:id="156" w:author="Claude" w:date="2026-10-16T00:55:00Z"/>
              </w:rPr>
            </w:pPr>
            <w:ins w:id="157" w:author="Claude" w:date="2026-10-16T00:55:00Z">
              <w:r>
                <w:rPr>
                  <w:sz w:val="19"/>
                  <w:szCs w:val="19"/>
                </w:rPr>
                <w:t>Remove</w:t>
              </w:r>
            </w:ins>
          </w:p>
        </w:tc>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6D9173B" w14:textId="77777777" w:rsidR="00714BE6" w:rsidRDefault="00877E9E">
            <w:pPr>
              <w:spacing w:after="40"/>
              <w:rPr>
                <w:ins w:id="158" w:author="Claude" w:date="2026-10-16T00:55:00Z"/>
              </w:rPr>
            </w:pPr>
            <w:ins w:id="159" w:author="Claude" w:date="2026-10-16T00:55:00Z">
              <w:r>
                <w:rPr>
                  <w:sz w:val="19"/>
                  <w:szCs w:val="19"/>
                </w:rPr>
                <w:t>Must exist</w:t>
              </w:r>
            </w:ins>
          </w:p>
        </w:tc>
        <w:tc>
          <w:tcPr>
            <w:tcW w:w="2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15CE3BC" w14:textId="77777777" w:rsidR="00714BE6" w:rsidRDefault="00877E9E">
            <w:pPr>
              <w:spacing w:after="40"/>
              <w:rPr>
                <w:ins w:id="160" w:author="Claude" w:date="2026-10-16T00:55:00Z"/>
              </w:rPr>
            </w:pPr>
            <w:ins w:id="161" w:author="Claude" w:date="2026-10-16T00:55:00Z">
              <w:r>
                <w:rPr>
                  <w:sz w:val="19"/>
                  <w:szCs w:val="19"/>
                </w:rPr>
                <w:t>Line not carried forward. Booking procedures on or after the Effective From that used it are flagged.</w:t>
              </w:r>
            </w:ins>
          </w:p>
        </w:tc>
      </w:tr>
      <w:tr w:rsidR="00714BE6" w14:paraId="22FC556D" w14:textId="77777777">
        <w:trPr>
          <w:cantSplit/>
          <w:ins w:id="162" w:author="Claude" w:date="2026-10-16T00:55:00Z"/>
        </w:trPr>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55F16FC" w14:textId="77777777" w:rsidR="00714BE6" w:rsidRDefault="00877E9E">
            <w:pPr>
              <w:spacing w:after="40"/>
              <w:rPr>
                <w:ins w:id="163" w:author="Claude" w:date="2026-10-16T00:55:00Z"/>
              </w:rPr>
            </w:pPr>
            <w:ins w:id="164" w:author="Claude" w:date="2026-10-16T00:55:00Z">
              <w:r>
                <w:rPr>
                  <w:sz w:val="19"/>
                  <w:szCs w:val="19"/>
                </w:rPr>
                <w:lastRenderedPageBreak/>
                <w:t>Blank</w:t>
              </w:r>
            </w:ins>
          </w:p>
        </w:tc>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C01AB46" w14:textId="77777777" w:rsidR="00714BE6" w:rsidRDefault="00877E9E">
            <w:pPr>
              <w:spacing w:after="40"/>
              <w:rPr>
                <w:ins w:id="165" w:author="Claude" w:date="2026-10-16T00:55:00Z"/>
              </w:rPr>
            </w:pPr>
            <w:ins w:id="166" w:author="Claude" w:date="2026-10-16T00:55:00Z">
              <w:r>
                <w:rPr>
                  <w:sz w:val="19"/>
                  <w:szCs w:val="19"/>
                </w:rPr>
                <w:t>Any</w:t>
              </w:r>
            </w:ins>
          </w:p>
        </w:tc>
        <w:tc>
          <w:tcPr>
            <w:tcW w:w="2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7145B38" w14:textId="77777777" w:rsidR="00714BE6" w:rsidRDefault="00877E9E">
            <w:pPr>
              <w:spacing w:after="40"/>
              <w:rPr>
                <w:ins w:id="167" w:author="Claude" w:date="2026-10-16T00:55:00Z"/>
              </w:rPr>
            </w:pPr>
            <w:ins w:id="168" w:author="Claude" w:date="2026-10-16T00:55:00Z">
              <w:r>
                <w:rPr>
                  <w:sz w:val="19"/>
                  <w:szCs w:val="19"/>
                </w:rPr>
                <w:t>Row ignored; the line is carried forward unchanged. A warning is shown if the row differs from the current line.</w:t>
              </w:r>
            </w:ins>
          </w:p>
        </w:tc>
      </w:tr>
    </w:tbl>
    <w:p w14:paraId="45660785" w14:textId="77777777" w:rsidR="00714BE6" w:rsidRDefault="00714BE6">
      <w:pPr>
        <w:spacing w:after="60"/>
        <w:rPr>
          <w:ins w:id="169" w:author="Claude" w:date="2026-10-16T00:55:00Z"/>
        </w:rPr>
      </w:pPr>
    </w:p>
    <w:p w14:paraId="763B59BF" w14:textId="77777777" w:rsidR="00714BE6" w:rsidRDefault="00877E9E">
      <w:pPr>
        <w:pStyle w:val="ListParagraph"/>
        <w:numPr>
          <w:ilvl w:val="0"/>
          <w:numId w:val="2"/>
        </w:numPr>
        <w:spacing w:after="60"/>
        <w:rPr>
          <w:ins w:id="170" w:author="Claude" w:date="2026-10-16T00:55:00Z"/>
        </w:rPr>
      </w:pPr>
      <w:ins w:id="171" w:author="Claude" w:date="2026-10-16T00:55:00Z">
        <w:r>
          <w:t>The Operation is checked, not guessed. Add on a code that already exists, or Alter or Remove on a code that does not, is an error. This catches mistyped codes, which would otherwise create near-duplicate lines.</w:t>
        </w:r>
      </w:ins>
    </w:p>
    <w:p w14:paraId="5DEEEBD2" w14:textId="77777777" w:rsidR="00714BE6" w:rsidRDefault="00877E9E">
      <w:pPr>
        <w:pStyle w:val="ListParagraph"/>
        <w:numPr>
          <w:ilvl w:val="0"/>
          <w:numId w:val="2"/>
        </w:numPr>
        <w:spacing w:after="60"/>
        <w:rPr>
          <w:ins w:id="172" w:author="Claude" w:date="2026-10-16T00:55:00Z"/>
        </w:rPr>
      </w:pPr>
      <w:ins w:id="173" w:author="Claude" w:date="2026-10-16T00:55:00Z">
        <w:r>
          <w:t xml:space="preserve">In Replace mode the Operation column is ignored, and a row marked Remove raises a warning because it suggests the wrong mode. New rows are matched to the previous version by </w:t>
        </w:r>
        <w:r>
          <w:rPr>
            <w:rFonts w:ascii="Consolas" w:eastAsia="Consolas" w:hAnsi="Consolas" w:cs="Consolas"/>
            <w:color w:val="2D3B4E"/>
            <w:sz w:val="19"/>
            <w:szCs w:val="19"/>
          </w:rPr>
          <w:t>reference_code</w:t>
        </w:r>
        <w:r>
          <w:t xml:space="preserve"> so that they keep their </w:t>
        </w:r>
        <w:r>
          <w:rPr>
            <w:rFonts w:ascii="Consolas" w:eastAsia="Consolas" w:hAnsi="Consolas" w:cs="Consolas"/>
            <w:color w:val="2D3B4E"/>
            <w:sz w:val="19"/>
            <w:szCs w:val="19"/>
          </w:rPr>
          <w:t>line_key</w:t>
        </w:r>
        <w:r>
          <w:t>; rows with no match get new keys.</w:t>
        </w:r>
      </w:ins>
    </w:p>
    <w:p w14:paraId="31D9C5A9" w14:textId="77777777" w:rsidR="00714BE6" w:rsidRDefault="00877E9E">
      <w:pPr>
        <w:pStyle w:val="ListParagraph"/>
        <w:numPr>
          <w:ilvl w:val="0"/>
          <w:numId w:val="2"/>
        </w:numPr>
        <w:spacing w:after="60"/>
        <w:rPr>
          <w:ins w:id="174" w:author="Claude" w:date="2026-10-16T00:55:00Z"/>
        </w:rPr>
      </w:pPr>
      <w:ins w:id="175" w:author="Claude" w:date="2026-10-16T00:55:00Z">
        <w:r>
          <w:t xml:space="preserve">Exporting the current contract to the template, with its </w:t>
        </w:r>
        <w:r>
          <w:rPr>
            <w:rFonts w:ascii="Consolas" w:eastAsia="Consolas" w:hAnsi="Consolas" w:cs="Consolas"/>
            <w:color w:val="2D3B4E"/>
            <w:sz w:val="19"/>
            <w:szCs w:val="19"/>
          </w:rPr>
          <w:t>line_key</w:t>
        </w:r>
        <w:r>
          <w:t xml:space="preserve"> values, is the easiest way to prepare an Alter upload. It is recommended for the MVP.</w:t>
        </w:r>
      </w:ins>
    </w:p>
    <w:p w14:paraId="0A80AD3A" w14:textId="77777777" w:rsidR="00714BE6" w:rsidRDefault="00877E9E">
      <w:pPr>
        <w:pStyle w:val="Heading3"/>
        <w:rPr>
          <w:ins w:id="176" w:author="Claude" w:date="2026-10-16T00:55:00Z"/>
        </w:rPr>
      </w:pPr>
      <w:ins w:id="177" w:author="Claude" w:date="2026-10-16T00:55:00Z">
        <w:r>
          <w:t>Review dashboard</w:t>
        </w:r>
      </w:ins>
    </w:p>
    <w:p w14:paraId="058252D4" w14:textId="77777777" w:rsidR="00714BE6" w:rsidRDefault="00877E9E">
      <w:pPr>
        <w:pStyle w:val="ListParagraph"/>
        <w:numPr>
          <w:ilvl w:val="0"/>
          <w:numId w:val="2"/>
        </w:numPr>
        <w:spacing w:after="60"/>
        <w:rPr>
          <w:ins w:id="178" w:author="Claude" w:date="2026-10-16T00:55:00Z"/>
        </w:rPr>
      </w:pPr>
      <w:ins w:id="179" w:author="Claude" w:date="2026-10-16T00:55:00Z">
        <w:r>
          <w:t>Before submit, the dashboard shows:</w:t>
        </w:r>
      </w:ins>
    </w:p>
    <w:p w14:paraId="73B050CD" w14:textId="77777777" w:rsidR="00714BE6" w:rsidRDefault="00877E9E">
      <w:pPr>
        <w:pStyle w:val="ListParagraph"/>
        <w:numPr>
          <w:ilvl w:val="1"/>
          <w:numId w:val="2"/>
        </w:numPr>
        <w:spacing w:after="60"/>
        <w:rPr>
          <w:ins w:id="180" w:author="Claude" w:date="2026-10-16T00:55:00Z"/>
        </w:rPr>
      </w:pPr>
      <w:ins w:id="181" w:author="Claude" w:date="2026-10-16T00:55:00Z">
        <w:r>
          <w:t>header changes, before and after, and the Effective From;</w:t>
        </w:r>
      </w:ins>
    </w:p>
    <w:p w14:paraId="4E18B4BE" w14:textId="77777777" w:rsidR="00714BE6" w:rsidRDefault="00877E9E">
      <w:pPr>
        <w:pStyle w:val="ListParagraph"/>
        <w:numPr>
          <w:ilvl w:val="1"/>
          <w:numId w:val="2"/>
        </w:numPr>
        <w:spacing w:after="60"/>
        <w:rPr>
          <w:ins w:id="182" w:author="Claude" w:date="2026-10-16T00:55:00Z"/>
        </w:rPr>
      </w:pPr>
      <w:ins w:id="183" w:author="Claude" w:date="2026-10-16T00:55:00Z">
        <w:r>
          <w:t>line counts: added, altered, removed and unchanged;</w:t>
        </w:r>
      </w:ins>
    </w:p>
    <w:p w14:paraId="24DAC8FF" w14:textId="77777777" w:rsidR="00714BE6" w:rsidRDefault="00877E9E">
      <w:pPr>
        <w:pStyle w:val="ListParagraph"/>
        <w:numPr>
          <w:ilvl w:val="1"/>
          <w:numId w:val="2"/>
        </w:numPr>
        <w:spacing w:after="60"/>
        <w:rPr>
          <w:ins w:id="184" w:author="Claude" w:date="2026-10-16T00:55:00Z"/>
        </w:rPr>
      </w:pPr>
      <w:ins w:id="185" w:author="Claude" w:date="2026-10-16T00:55:00Z">
        <w:r>
          <w:t>for each altered line, the fields that change, before and after, with any value that becomes blank highlighted;</w:t>
        </w:r>
      </w:ins>
    </w:p>
    <w:p w14:paraId="785DAEA8" w14:textId="77777777" w:rsidR="00714BE6" w:rsidRDefault="00877E9E">
      <w:pPr>
        <w:pStyle w:val="ListParagraph"/>
        <w:numPr>
          <w:ilvl w:val="1"/>
          <w:numId w:val="2"/>
        </w:numPr>
        <w:spacing w:after="60"/>
        <w:rPr>
          <w:ins w:id="186" w:author="Claude" w:date="2026-10-16T00:55:00Z"/>
        </w:rPr>
      </w:pPr>
      <w:ins w:id="187" w:author="Claude" w:date="2026-10-16T00:55:00Z">
        <w:r>
          <w:t>errors, which block submit: duplicate codes in the file, Operation mismatches, an unknown RVG group, invalid values, a missing or past Effective From, or a second future-dated version;</w:t>
        </w:r>
      </w:ins>
    </w:p>
    <w:p w14:paraId="3D0262EF" w14:textId="77777777" w:rsidR="00714BE6" w:rsidRDefault="00877E9E">
      <w:pPr>
        <w:pStyle w:val="ListParagraph"/>
        <w:numPr>
          <w:ilvl w:val="1"/>
          <w:numId w:val="2"/>
        </w:numPr>
        <w:spacing w:after="60"/>
        <w:rPr>
          <w:ins w:id="188" w:author="Claude" w:date="2026-10-16T00:55:00Z"/>
        </w:rPr>
      </w:pPr>
      <w:ins w:id="189" w:author="Claude" w:date="2026-10-16T00:55:00Z">
        <w:r>
          <w:t>warnings, which do not block submit: booking procedures affected by altered or removed lines and, for Replace, previous lines with no match in the new schedule.</w:t>
        </w:r>
      </w:ins>
    </w:p>
    <w:p w14:paraId="1F9A4710" w14:textId="77777777" w:rsidR="00714BE6" w:rsidRDefault="00877E9E">
      <w:pPr>
        <w:pStyle w:val="ListParagraph"/>
        <w:numPr>
          <w:ilvl w:val="0"/>
          <w:numId w:val="2"/>
        </w:numPr>
        <w:spacing w:after="60"/>
        <w:rPr>
          <w:ins w:id="190" w:author="Claude" w:date="2026-10-16T00:55:00Z"/>
        </w:rPr>
      </w:pPr>
      <w:ins w:id="191" w:author="Claude" w:date="2026-10-16T00:55:00Z">
        <w:r>
          <w:t>Submit applies everything or nothing.</w:t>
        </w:r>
      </w:ins>
    </w:p>
    <w:p w14:paraId="7CA4FB4A" w14:textId="77777777" w:rsidR="00714BE6" w:rsidRDefault="00877E9E">
      <w:pPr>
        <w:pStyle w:val="Heading3"/>
        <w:rPr>
          <w:ins w:id="192" w:author="Claude" w:date="2026-10-16T00:55:00Z"/>
        </w:rPr>
      </w:pPr>
      <w:ins w:id="193" w:author="Claude" w:date="2026-10-16T00:55:00Z">
        <w:r>
          <w:t>Effect on bookings</w:t>
        </w:r>
      </w:ins>
    </w:p>
    <w:p w14:paraId="604934DA" w14:textId="77777777" w:rsidR="00714BE6" w:rsidRDefault="00877E9E">
      <w:pPr>
        <w:pStyle w:val="ListParagraph"/>
        <w:numPr>
          <w:ilvl w:val="0"/>
          <w:numId w:val="2"/>
        </w:numPr>
        <w:spacing w:after="60"/>
        <w:rPr>
          <w:ins w:id="194" w:author="Claude" w:date="2026-10-16T00:55:00Z"/>
        </w:rPr>
      </w:pPr>
      <w:ins w:id="195" w:author="Claude" w:date="2026-10-16T00:55:00Z">
        <w:r>
          <w:t xml:space="preserve">On submit, un-invoiced booking procedures dated on or after the Effective From are relinked from the previous version to the new version’s line with the same </w:t>
        </w:r>
        <w:r>
          <w:rPr>
            <w:rFonts w:ascii="Consolas" w:eastAsia="Consolas" w:hAnsi="Consolas" w:cs="Consolas"/>
            <w:color w:val="2D3B4E"/>
            <w:sz w:val="19"/>
            <w:szCs w:val="19"/>
          </w:rPr>
          <w:t>line_key</w:t>
        </w:r>
        <w:r>
          <w:t>.</w:t>
        </w:r>
      </w:ins>
    </w:p>
    <w:p w14:paraId="737D697B" w14:textId="77777777" w:rsidR="00714BE6" w:rsidRDefault="00877E9E">
      <w:pPr>
        <w:pStyle w:val="ListParagraph"/>
        <w:numPr>
          <w:ilvl w:val="0"/>
          <w:numId w:val="2"/>
        </w:numPr>
        <w:spacing w:after="60"/>
        <w:rPr>
          <w:ins w:id="196" w:author="Claude" w:date="2026-10-16T00:55:00Z"/>
        </w:rPr>
      </w:pPr>
      <w:ins w:id="197" w:author="Claude" w:date="2026-10-16T00:55:00Z">
        <w:r>
          <w:t>Where there is no matching line (it was removed, or is not in a Replace schedule), the booking procedure is listed on the dashboard for the office to resolve.</w:t>
        </w:r>
      </w:ins>
    </w:p>
    <w:p w14:paraId="2D448F2B" w14:textId="77777777" w:rsidR="00714BE6" w:rsidRDefault="00877E9E">
      <w:pPr>
        <w:pStyle w:val="ListParagraph"/>
        <w:numPr>
          <w:ilvl w:val="0"/>
          <w:numId w:val="2"/>
        </w:numPr>
        <w:spacing w:after="60"/>
        <w:rPr>
          <w:ins w:id="198" w:author="Claude" w:date="2026-10-16T00:55:00Z"/>
        </w:rPr>
      </w:pPr>
      <w:ins w:id="199" w:author="Claude" w:date="2026-10-16T00:55:00Z">
        <w:r>
          <w:t>Procedures dated before the Effective From are untouched. Invoiced procedures are also protected by the snapshot.</w:t>
        </w:r>
      </w:ins>
    </w:p>
    <w:p w14:paraId="710ED2BC" w14:textId="77777777" w:rsidR="001247B8" w:rsidRDefault="003B7894">
      <w:pPr>
        <w:pStyle w:val="Heading3"/>
      </w:pPr>
      <w:r>
        <w:t>Data loading</w:t>
      </w:r>
    </w:p>
    <w:p w14:paraId="60B768A3" w14:textId="0A97F266" w:rsidR="001247B8" w:rsidRDefault="003B7894">
      <w:pPr>
        <w:pStyle w:val="ListParagraph"/>
        <w:numPr>
          <w:ilvl w:val="0"/>
          <w:numId w:val="2"/>
        </w:numPr>
        <w:spacing w:after="60"/>
      </w:pPr>
      <w:r>
        <w:t>All master data is prepared by AA as spreadsheets in AA-defined templates: RVG groups, procedures, contract holders, contracts and lines, plus hospitals, surgeons and rooms, and anaesthetists.</w:t>
      </w:r>
    </w:p>
    <w:p w14:paraId="77361618" w14:textId="77777777" w:rsidR="001247B8" w:rsidRDefault="003B7894">
      <w:pPr>
        <w:pStyle w:val="ListParagraph"/>
        <w:numPr>
          <w:ilvl w:val="0"/>
          <w:numId w:val="2"/>
        </w:numPr>
        <w:spacing w:after="60"/>
      </w:pPr>
      <w:r>
        <w:t>Loading must be repeatable, so test environments can be wiped and reloaded.</w:t>
      </w:r>
    </w:p>
    <w:p w14:paraId="70FA9199" w14:textId="77777777" w:rsidR="001247B8" w:rsidRDefault="003B7894">
      <w:pPr>
        <w:pStyle w:val="ListParagraph"/>
        <w:numPr>
          <w:ilvl w:val="0"/>
          <w:numId w:val="2"/>
        </w:numPr>
        <w:spacing w:after="60"/>
      </w:pPr>
      <w:r>
        <w:t xml:space="preserve">The loading mechanism is open. The suggested MVP baseline is a developer-run import, then office screens to create, edit and retire records. </w:t>
      </w:r>
      <w:del w:id="200" w:author="Claude" w:date="2026-10-16T00:55:00Z">
        <w:r>
          <w:delText>An in-app upload with preview, and exporting a contract to the template for its holder to update, are later options.</w:delText>
        </w:r>
      </w:del>
      <w:ins w:id="201" w:author="Claude" w:date="2026-10-16T00:55:00Z">
        <w:r>
          <w:t>Ongoing contract maintenance then uses the in-app upload and review dashboard described above.</w:t>
        </w:r>
      </w:ins>
    </w:p>
    <w:p w14:paraId="57B09696" w14:textId="77777777" w:rsidR="001247B8" w:rsidRDefault="003B7894">
      <w:pPr>
        <w:pStyle w:val="Heading3"/>
      </w:pPr>
      <w:r>
        <w:t>History</w:t>
      </w:r>
    </w:p>
    <w:p w14:paraId="2C8DEA03" w14:textId="77777777" w:rsidR="001247B8" w:rsidRDefault="003B7894">
      <w:r>
        <w:t xml:space="preserve">Creates, updates and retirements of RVG groups, procedures, contract holders and contracts are audited (who, what, when). That replaces v3’s suggestion of modelling the RVG as the lowest contract to keep its history. </w:t>
      </w:r>
      <w:del w:id="202" w:author="Claude" w:date="2026-10-16T00:55:00Z">
        <w:r>
          <w:delText>Billing history is covered by the snapshot.</w:delText>
        </w:r>
      </w:del>
      <w:ins w:id="203" w:author="Claude" w:date="2026-10-16T00:55:00Z">
        <w:r>
          <w:t>Each contract submit also records the lines added, altered and removed, with before and after values, linked through import_ref. Billing history is covered by the snapshot.</w:t>
        </w:r>
      </w:ins>
    </w:p>
    <w:p w14:paraId="37CCFA2B" w14:textId="77777777" w:rsidR="00072C84" w:rsidRDefault="00072C84" w:rsidP="00072C84"/>
    <w:p w14:paraId="5B572FAF" w14:textId="023ADFCA" w:rsidR="001247B8" w:rsidRDefault="003B7894">
      <w:pPr>
        <w:pStyle w:val="Heading1"/>
      </w:pPr>
      <w:r>
        <w:t>Integrity rules</w:t>
      </w:r>
    </w:p>
    <w:p w14:paraId="6B86BF55" w14:textId="1A9C8016" w:rsidR="001247B8" w:rsidRDefault="00D96DF4">
      <w:pPr>
        <w:pStyle w:val="ListParagraph"/>
        <w:numPr>
          <w:ilvl w:val="0"/>
          <w:numId w:val="2"/>
        </w:numPr>
        <w:spacing w:after="60"/>
      </w:pPr>
      <w:r>
        <w:t>Multiple Contract Lines (in a Contract) may reference the same RVG line</w:t>
      </w:r>
    </w:p>
    <w:p w14:paraId="35CF5A2A" w14:textId="77777777" w:rsidR="000968E4" w:rsidRDefault="000968E4" w:rsidP="000968E4">
      <w:pPr>
        <w:pStyle w:val="ListParagraph"/>
        <w:numPr>
          <w:ilvl w:val="0"/>
          <w:numId w:val="2"/>
        </w:numPr>
        <w:spacing w:after="60"/>
      </w:pPr>
      <w:del w:id="204" w:author="Claude" w:date="2026-10-16T00:55:00Z">
        <w:r>
          <w:lastRenderedPageBreak/>
          <w:delText>No overlapping validity between a contract and its previous or next version.</w:delText>
        </w:r>
      </w:del>
      <w:ins w:id="205" w:author="Claude" w:date="2026-10-16T00:55:00Z">
        <w:r>
          <w:t>No overlap and no gap between consecutive versions of a contract. At most one future-dated version per contract. A new version’s Effective From is never in the past.</w:t>
        </w:r>
      </w:ins>
    </w:p>
    <w:p w14:paraId="3A352549" w14:textId="77777777" w:rsidR="00714BE6" w:rsidRDefault="00877E9E">
      <w:pPr>
        <w:pStyle w:val="ListParagraph"/>
        <w:numPr>
          <w:ilvl w:val="0"/>
          <w:numId w:val="2"/>
        </w:numPr>
        <w:spacing w:after="60"/>
        <w:rPr>
          <w:ins w:id="206" w:author="Claude" w:date="2026-10-16T00:55:00Z"/>
        </w:rPr>
      </w:pPr>
      <w:ins w:id="207" w:author="Claude" w:date="2026-10-16T00:55:00Z">
        <w:r>
          <w:rPr>
            <w:rFonts w:ascii="Consolas" w:eastAsia="Consolas" w:hAnsi="Consolas" w:cs="Consolas"/>
            <w:color w:val="2D3B4E"/>
            <w:sz w:val="19"/>
            <w:szCs w:val="19"/>
          </w:rPr>
          <w:t>line_key</w:t>
        </w:r>
        <w:r>
          <w:t xml:space="preserve"> is unique and never reused. </w:t>
        </w:r>
        <w:r>
          <w:rPr>
            <w:rFonts w:ascii="Consolas" w:eastAsia="Consolas" w:hAnsi="Consolas" w:cs="Consolas"/>
            <w:color w:val="2D3B4E"/>
            <w:sz w:val="19"/>
            <w:szCs w:val="19"/>
          </w:rPr>
          <w:t>reference_code</w:t>
        </w:r>
        <w:r>
          <w:t>, when present, is unique within a contract version.</w:t>
        </w:r>
      </w:ins>
    </w:p>
    <w:p w14:paraId="52E2E737" w14:textId="79DB2052" w:rsidR="000968E4" w:rsidRDefault="00777242" w:rsidP="000968E4">
      <w:pPr>
        <w:pStyle w:val="ListParagraph"/>
        <w:numPr>
          <w:ilvl w:val="0"/>
          <w:numId w:val="2"/>
        </w:numPr>
        <w:spacing w:after="60"/>
      </w:pPr>
      <w:r>
        <w:t>Contract has valid date, otherwise substitute values current at date of procedure</w:t>
      </w:r>
    </w:p>
    <w:p w14:paraId="2C1EB035" w14:textId="622F8FFB" w:rsidR="001247B8" w:rsidRDefault="003B7894">
      <w:pPr>
        <w:pStyle w:val="ListParagraph"/>
        <w:numPr>
          <w:ilvl w:val="0"/>
          <w:numId w:val="2"/>
        </w:numPr>
        <w:spacing w:after="60"/>
      </w:pPr>
      <w:r>
        <w:t xml:space="preserve">Exactly one contract has </w:t>
      </w:r>
      <w:r>
        <w:rPr>
          <w:rFonts w:ascii="Consolas" w:eastAsia="Consolas" w:hAnsi="Consolas" w:cs="Consolas"/>
          <w:i/>
          <w:iCs/>
          <w:color w:val="2D3B4E"/>
          <w:sz w:val="19"/>
          <w:szCs w:val="19"/>
        </w:rPr>
        <w:t>is_default</w:t>
      </w:r>
      <w:r>
        <w:rPr>
          <w:i/>
          <w:iCs/>
        </w:rPr>
        <w:t xml:space="preserve"> = true</w:t>
      </w:r>
      <w:r>
        <w:t xml:space="preserve">. </w:t>
      </w:r>
      <w:r>
        <w:rPr>
          <w:i/>
          <w:iCs/>
        </w:rPr>
        <w:t>Contract.valid_to_date</w:t>
      </w:r>
      <w:r>
        <w:t xml:space="preserve"> = null</w:t>
      </w:r>
    </w:p>
    <w:p w14:paraId="305AB33A" w14:textId="64DFC8BF" w:rsidR="001247B8" w:rsidRDefault="003B7894">
      <w:pPr>
        <w:pStyle w:val="ListParagraph"/>
        <w:numPr>
          <w:ilvl w:val="0"/>
          <w:numId w:val="2"/>
        </w:numPr>
        <w:spacing w:after="60"/>
      </w:pPr>
      <w:r>
        <w:rPr>
          <w:rFonts w:ascii="Consolas" w:eastAsia="Consolas" w:hAnsi="Consolas" w:cs="Consolas"/>
          <w:color w:val="2D3B4E"/>
          <w:sz w:val="19"/>
          <w:szCs w:val="19"/>
        </w:rPr>
        <w:t xml:space="preserve">base_units and modifier_units </w:t>
      </w:r>
      <w:r>
        <w:t>are optional for the user at time entr</w:t>
      </w:r>
      <w:r>
        <w:rPr>
          <w:rFonts w:ascii="Consolas" w:eastAsia="Consolas" w:hAnsi="Consolas" w:cs="Consolas"/>
          <w:color w:val="2D3B4E"/>
          <w:sz w:val="19"/>
          <w:szCs w:val="19"/>
        </w:rPr>
        <w:t>y</w:t>
      </w:r>
    </w:p>
    <w:p w14:paraId="229A86F9" w14:textId="1340D110" w:rsidR="001247B8" w:rsidRDefault="0007111B">
      <w:pPr>
        <w:pStyle w:val="ListParagraph"/>
        <w:numPr>
          <w:ilvl w:val="0"/>
          <w:numId w:val="2"/>
        </w:numPr>
        <w:spacing w:after="60"/>
      </w:pPr>
      <w:r>
        <w:rPr>
          <w:rFonts w:ascii="Consolas" w:eastAsia="Consolas" w:hAnsi="Consolas" w:cs="Consolas"/>
          <w:i/>
          <w:iCs/>
          <w:color w:val="2D3B4E"/>
          <w:sz w:val="19"/>
          <w:szCs w:val="19"/>
        </w:rPr>
        <w:t>is_billable_party=</w:t>
      </w:r>
      <w:r>
        <w:rPr>
          <w:i/>
          <w:iCs/>
        </w:rPr>
        <w:t xml:space="preserve"> true</w:t>
      </w:r>
      <w:r>
        <w:t xml:space="preserve"> requires </w:t>
      </w:r>
      <w:r>
        <w:rPr>
          <w:rFonts w:ascii="Consolas" w:eastAsia="Consolas" w:hAnsi="Consolas" w:cs="Consolas"/>
          <w:color w:val="2D3B4E"/>
          <w:sz w:val="19"/>
          <w:szCs w:val="19"/>
        </w:rPr>
        <w:t>billable_party_id</w:t>
      </w:r>
      <w:r>
        <w:t>.</w:t>
      </w:r>
    </w:p>
    <w:p w14:paraId="64A16B2A" w14:textId="082B70B6" w:rsidR="00072C84" w:rsidRDefault="003B7894" w:rsidP="00072C84">
      <w:pPr>
        <w:pStyle w:val="ListParagraph"/>
        <w:numPr>
          <w:ilvl w:val="0"/>
          <w:numId w:val="2"/>
        </w:numPr>
        <w:spacing w:after="60"/>
      </w:pPr>
      <w:r>
        <w:t>The time entry function rejects a price or discount change on a contract that is not editable. The underlying fixed price contract may have any combination of the pricing variables.</w:t>
      </w:r>
    </w:p>
    <w:p w14:paraId="4826730A" w14:textId="77777777" w:rsidR="00072C84" w:rsidRDefault="00072C84" w:rsidP="00072C84"/>
    <w:p w14:paraId="1525135B" w14:textId="6574D130" w:rsidR="00DA5B05" w:rsidRPr="009F7CFF" w:rsidRDefault="00EE7853" w:rsidP="00262607">
      <w:pPr>
        <w:pStyle w:val="Heading1"/>
      </w:pPr>
      <w:r>
        <w:t>Routine/Regular Procedures</w:t>
      </w:r>
    </w:p>
    <w:p w14:paraId="64CE30FB" w14:textId="76CE74A5" w:rsidR="00B93F3F" w:rsidRDefault="00DA5B05" w:rsidP="00DA5B05">
      <w:r>
        <w:t>Some procedures are performed on a regular basis. The intent (in the context of this design) is to include the ability to load a list of these as Contract Lines in the Default Contract. This allows an admin or anaesthetist to choose this pre-defined procedure rather than just specifying the RVG Base code.</w:t>
      </w:r>
    </w:p>
    <w:p w14:paraId="72665765" w14:textId="77777777" w:rsidR="008215D6" w:rsidRDefault="008215D6" w:rsidP="00DA5B05"/>
    <w:p w14:paraId="09ABC9BB" w14:textId="14AF4593" w:rsidR="008215D6" w:rsidRDefault="008215D6" w:rsidP="00DA5B05">
      <w:r>
        <w:t>This is the same mechanism as choosing a Contract Line (for example) from a Fixed Price contract.</w:t>
      </w:r>
    </w:p>
    <w:p w14:paraId="07822342" w14:textId="3E392D55" w:rsidR="00B93F3F" w:rsidRDefault="00B93F3F" w:rsidP="00DA5B05"/>
    <w:p w14:paraId="23183637" w14:textId="3CD18DD8" w:rsidR="00B93F3F" w:rsidRDefault="008215D6" w:rsidP="00DA5B05">
      <w:r>
        <w:t>In situations where a Contract Line is selected, the Description from that Contract Line is used as the description on the invoice, rather than the description from the Booking Procedure details.</w:t>
      </w:r>
    </w:p>
    <w:p w14:paraId="766BE7C0" w14:textId="77777777" w:rsidR="00072C84" w:rsidRDefault="00072C84" w:rsidP="007D19D4"/>
    <w:p w14:paraId="6DB9EB4C" w14:textId="77777777" w:rsidR="009A5975" w:rsidRDefault="009A5975" w:rsidP="007D19D4"/>
    <w:p w14:paraId="4E890A73" w14:textId="77777777" w:rsidR="009A5975" w:rsidRDefault="009A5975" w:rsidP="007D19D4"/>
    <w:p w14:paraId="2A580B8B" w14:textId="77777777" w:rsidR="00072C84" w:rsidRDefault="00072C84" w:rsidP="00072C84">
      <w:pPr>
        <w:pStyle w:val="Heading3"/>
      </w:pPr>
      <w:r>
        <w:t>Out of scope for this document</w:t>
      </w:r>
    </w:p>
    <w:p w14:paraId="0EBFAADE" w14:textId="025D2C6F" w:rsidR="00072C84" w:rsidRDefault="00072C84" w:rsidP="00072C84">
      <w:r>
        <w:t>The booking and list lifecycle, invoice generation, the import log, and the billable party record are referenced but not modelled here. No nesting of individual contract lines is provided. Each stands alone.</w:t>
      </w:r>
    </w:p>
    <w:p w14:paraId="4D516462" w14:textId="77777777" w:rsidR="00072C84" w:rsidRDefault="00072C84" w:rsidP="00072C84">
      <w:pPr>
        <w:spacing w:after="60"/>
      </w:pPr>
    </w:p>
    <w:p w14:paraId="1E5554FD" w14:textId="77777777" w:rsidR="00072C84" w:rsidRDefault="00072C84">
      <w:r>
        <w:br w:type="page"/>
      </w:r>
    </w:p>
    <w:p w14:paraId="2865F16C" w14:textId="2A72C725" w:rsidR="001247B8" w:rsidRDefault="003B7894">
      <w:pPr>
        <w:pStyle w:val="Heading1"/>
      </w:pPr>
      <w:r>
        <w:lastRenderedPageBreak/>
        <w:t>Changes from v3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2955"/>
        <w:gridCol w:w="4364"/>
      </w:tblGrid>
      <w:tr w:rsidR="001247B8" w14:paraId="568A36A2" w14:textId="77777777" w:rsidTr="00072C84">
        <w:trPr>
          <w:cantSplit/>
          <w:tblHeader/>
        </w:trPr>
        <w:tc>
          <w:tcPr>
            <w:tcW w:w="15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9EB97CB" w14:textId="77777777" w:rsidR="001247B8" w:rsidRDefault="003B7894">
            <w:pPr>
              <w:spacing w:after="40"/>
            </w:pPr>
            <w:r>
              <w:rPr>
                <w:b/>
                <w:bCs/>
                <w:color w:val="12355B"/>
                <w:sz w:val="19"/>
                <w:szCs w:val="19"/>
              </w:rPr>
              <w:t>v3</w:t>
            </w:r>
          </w:p>
        </w:tc>
        <w:tc>
          <w:tcPr>
            <w:tcW w:w="1413"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0E2B459A" w14:textId="77777777" w:rsidR="001247B8" w:rsidRDefault="003B7894">
            <w:pPr>
              <w:spacing w:after="40"/>
            </w:pPr>
            <w:r>
              <w:rPr>
                <w:b/>
                <w:bCs/>
                <w:color w:val="12355B"/>
                <w:sz w:val="19"/>
                <w:szCs w:val="19"/>
              </w:rPr>
              <w:t>v4</w:t>
            </w:r>
          </w:p>
        </w:tc>
        <w:tc>
          <w:tcPr>
            <w:tcW w:w="2087"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D19EC47" w14:textId="77777777" w:rsidR="001247B8" w:rsidRDefault="003B7894">
            <w:pPr>
              <w:spacing w:after="40"/>
            </w:pPr>
            <w:r>
              <w:rPr>
                <w:b/>
                <w:bCs/>
                <w:color w:val="12355B"/>
                <w:sz w:val="19"/>
                <w:szCs w:val="19"/>
              </w:rPr>
              <w:t>Why</w:t>
            </w:r>
          </w:p>
        </w:tc>
      </w:tr>
      <w:tr w:rsidR="001247B8" w14:paraId="107BE333"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F5ED2B3" w14:textId="77777777" w:rsidR="001247B8" w:rsidRDefault="003B7894">
            <w:pPr>
              <w:spacing w:after="40"/>
            </w:pPr>
            <w:r>
              <w:rPr>
                <w:sz w:val="19"/>
                <w:szCs w:val="19"/>
              </w:rPr>
              <w:t>“Episode”, “timesheet”, “card”</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3C5DB71" w14:textId="77777777" w:rsidR="001247B8" w:rsidRDefault="003B7894">
            <w:pPr>
              <w:spacing w:after="40"/>
            </w:pPr>
            <w:r>
              <w:rPr>
                <w:sz w:val="19"/>
                <w:szCs w:val="19"/>
              </w:rPr>
              <w:t>Booking procedure, time entry</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88063A8" w14:textId="77777777" w:rsidR="001247B8" w:rsidRDefault="003B7894">
            <w:pPr>
              <w:spacing w:after="40"/>
            </w:pPr>
            <w:r>
              <w:rPr>
                <w:sz w:val="19"/>
                <w:szCs w:val="19"/>
              </w:rPr>
              <w:t>One vocabulary across the documents and requirements.</w:t>
            </w:r>
          </w:p>
        </w:tc>
      </w:tr>
      <w:tr w:rsidR="001247B8" w14:paraId="546AAB44"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BC7D3B8" w14:textId="77777777" w:rsidR="001247B8" w:rsidRDefault="003B7894">
            <w:pPr>
              <w:spacing w:after="40"/>
            </w:pPr>
            <w:r>
              <w:rPr>
                <w:rFonts w:ascii="Consolas" w:eastAsia="Consolas" w:hAnsi="Consolas" w:cs="Consolas"/>
                <w:color w:val="2D3B4E"/>
                <w:sz w:val="19"/>
                <w:szCs w:val="19"/>
              </w:rPr>
              <w:t>valid_from</w:t>
            </w:r>
            <w:r>
              <w:rPr>
                <w:sz w:val="19"/>
                <w:szCs w:val="19"/>
              </w:rPr>
              <w:t>/</w:t>
            </w:r>
            <w:r>
              <w:rPr>
                <w:rFonts w:ascii="Consolas" w:eastAsia="Consolas" w:hAnsi="Consolas" w:cs="Consolas"/>
                <w:color w:val="2D3B4E"/>
                <w:sz w:val="19"/>
                <w:szCs w:val="19"/>
              </w:rPr>
              <w:t>valid_to</w:t>
            </w:r>
            <w:r>
              <w:rPr>
                <w:sz w:val="19"/>
                <w:szCs w:val="19"/>
              </w:rPr>
              <w:t xml:space="preserve"> on contract lines</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C1242E3" w14:textId="70C493BC" w:rsidR="001247B8" w:rsidRDefault="003B7894">
            <w:pPr>
              <w:spacing w:after="40"/>
            </w:pPr>
            <w:r>
              <w:rPr>
                <w:sz w:val="19"/>
                <w:szCs w:val="19"/>
              </w:rPr>
              <w:t xml:space="preserve">Validity on CONTRACT only. </w:t>
            </w:r>
            <w:r>
              <w:rPr>
                <w:sz w:val="19"/>
                <w:szCs w:val="19"/>
              </w:rPr>
              <w:br/>
              <w:t>Price reviews create versions.</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39CE0D9" w14:textId="77777777" w:rsidR="001247B8" w:rsidRDefault="003B7894">
            <w:pPr>
              <w:spacing w:after="40"/>
            </w:pPr>
            <w:r>
              <w:rPr>
                <w:sz w:val="19"/>
                <w:szCs w:val="19"/>
              </w:rPr>
              <w:t>All lines in a contract share its dates (Greg, 5 Oct).</w:t>
            </w:r>
          </w:p>
        </w:tc>
      </w:tr>
      <w:tr w:rsidR="001247B8" w14:paraId="14F748A1"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B391FA7" w14:textId="02CC8FF9" w:rsidR="001247B8" w:rsidRDefault="003B7894">
            <w:pPr>
              <w:spacing w:after="40"/>
            </w:pPr>
            <w:r>
              <w:rPr>
                <w:sz w:val="19"/>
                <w:szCs w:val="19"/>
              </w:rPr>
              <w:t>Default contract reached through its lines (TBC)</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9801C3C" w14:textId="104EA57E" w:rsidR="001247B8" w:rsidRDefault="003B7894">
            <w:pPr>
              <w:spacing w:after="40"/>
            </w:pPr>
            <w:r>
              <w:rPr>
                <w:sz w:val="19"/>
                <w:szCs w:val="19"/>
              </w:rPr>
              <w:t xml:space="preserve">Offered for every procedure by rule. </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2C83071" w14:textId="71D9CFCE" w:rsidR="001247B8" w:rsidRDefault="001247B8">
            <w:pPr>
              <w:spacing w:after="40"/>
            </w:pPr>
          </w:p>
        </w:tc>
      </w:tr>
      <w:tr w:rsidR="001247B8" w14:paraId="14810834"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DA9F957" w14:textId="77777777" w:rsidR="001247B8" w:rsidRDefault="003B7894">
            <w:pPr>
              <w:spacing w:after="40"/>
            </w:pPr>
            <w:r>
              <w:rPr>
                <w:sz w:val="19"/>
                <w:szCs w:val="19"/>
              </w:rPr>
              <w:t xml:space="preserve">Holder always billed via </w:t>
            </w:r>
            <w:r>
              <w:rPr>
                <w:rFonts w:ascii="Consolas" w:eastAsia="Consolas" w:hAnsi="Consolas" w:cs="Consolas"/>
                <w:color w:val="2D3B4E"/>
                <w:sz w:val="19"/>
                <w:szCs w:val="19"/>
              </w:rPr>
              <w:t>billable_party_id</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CCF68EE" w14:textId="64576F18" w:rsidR="001247B8" w:rsidRPr="00B00FAD" w:rsidRDefault="003B7894">
            <w:pPr>
              <w:spacing w:after="40"/>
            </w:pPr>
            <w:r>
              <w:rPr>
                <w:sz w:val="19"/>
                <w:szCs w:val="19"/>
              </w:rPr>
              <w:t>Payer captured on the booking.</w:t>
            </w:r>
            <w:r>
              <w:rPr>
                <w:sz w:val="19"/>
                <w:szCs w:val="19"/>
              </w:rPr>
              <w:br/>
              <w:t>See Section 5</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BF942B6" w14:textId="094DDA9E" w:rsidR="001247B8" w:rsidRDefault="003B7894">
            <w:pPr>
              <w:spacing w:after="40"/>
            </w:pPr>
            <w:r>
              <w:rPr>
                <w:sz w:val="19"/>
                <w:szCs w:val="19"/>
              </w:rPr>
              <w:t>Surgeon fixed-fee arrangements set the price, but the patient pays.</w:t>
            </w:r>
          </w:p>
        </w:tc>
      </w:tr>
      <w:tr w:rsidR="001247B8" w14:paraId="5D64B044"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5245C54" w14:textId="77777777" w:rsidR="001247B8" w:rsidRDefault="003B7894">
            <w:pPr>
              <w:spacing w:after="40"/>
            </w:pPr>
            <w:r>
              <w:rPr>
                <w:sz w:val="19"/>
                <w:szCs w:val="19"/>
              </w:rPr>
              <w:t>“Timesheet price overrides all other logic”</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EF6C726" w14:textId="6EAAD85E" w:rsidR="001247B8" w:rsidRPr="003F2F14" w:rsidRDefault="00F72F0C">
            <w:pPr>
              <w:spacing w:after="40"/>
            </w:pPr>
            <w:r>
              <w:rPr>
                <w:sz w:val="19"/>
                <w:szCs w:val="19"/>
              </w:rPr>
              <w:t xml:space="preserve">True, but may not be editable </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C42E554" w14:textId="76016E9C" w:rsidR="001247B8" w:rsidRPr="003F2F14" w:rsidRDefault="00F72F0C">
            <w:pPr>
              <w:spacing w:after="40"/>
            </w:pPr>
            <w:r>
              <w:rPr>
                <w:sz w:val="19"/>
                <w:szCs w:val="19"/>
              </w:rPr>
              <w:t>Fixed pricing contracts cannot be changed by the anaesthetist.</w:t>
            </w:r>
          </w:p>
        </w:tc>
      </w:tr>
      <w:tr w:rsidR="001247B8" w:rsidRPr="009F7CFF" w14:paraId="644F116B"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ACAF7FE" w14:textId="77777777" w:rsidR="001247B8" w:rsidRPr="001826FD" w:rsidRDefault="003B7894">
            <w:pPr>
              <w:spacing w:after="40"/>
            </w:pPr>
            <w:r>
              <w:rPr>
                <w:sz w:val="19"/>
                <w:szCs w:val="19"/>
              </w:rPr>
              <w:t>Timesheet price valid only with no contract</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798BC90" w14:textId="2FFD5288" w:rsidR="001247B8" w:rsidRPr="00AE21FC" w:rsidRDefault="00AE21FC">
            <w:pPr>
              <w:spacing w:after="40"/>
            </w:pPr>
            <w:r>
              <w:rPr>
                <w:sz w:val="19"/>
                <w:szCs w:val="19"/>
              </w:rPr>
              <w:t>See Section 5</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986D2BB" w14:textId="77777777" w:rsidR="001247B8" w:rsidRPr="00AE21FC" w:rsidRDefault="003B7894">
            <w:pPr>
              <w:spacing w:after="40"/>
            </w:pPr>
            <w:r>
              <w:rPr>
                <w:sz w:val="19"/>
                <w:szCs w:val="19"/>
              </w:rPr>
              <w:t>Anaesthetists keep discretion over their own pricing, including prepaid amounts.</w:t>
            </w:r>
          </w:p>
        </w:tc>
      </w:tr>
      <w:tr w:rsidR="001247B8" w14:paraId="2052A86D"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85C2CA2" w14:textId="77777777" w:rsidR="001247B8" w:rsidRDefault="003B7894">
            <w:pPr>
              <w:spacing w:after="40"/>
            </w:pPr>
            <w:r>
              <w:rPr>
                <w:sz w:val="19"/>
                <w:szCs w:val="19"/>
              </w:rPr>
              <w:t>Prepaid difference becomes a balance due or a refund</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32918DF" w14:textId="2453E8A0" w:rsidR="001247B8" w:rsidRDefault="003B7894">
            <w:pPr>
              <w:spacing w:after="40"/>
            </w:pPr>
            <w:r>
              <w:rPr>
                <w:sz w:val="19"/>
                <w:szCs w:val="19"/>
              </w:rPr>
              <w:t xml:space="preserve">An increase is invoiced. </w:t>
            </w:r>
            <w:r>
              <w:rPr>
                <w:sz w:val="19"/>
                <w:szCs w:val="19"/>
              </w:rPr>
              <w:br/>
              <w:t>A refund may be issued</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AABEA92" w14:textId="421004F6" w:rsidR="001247B8" w:rsidRDefault="003B7894">
            <w:pPr>
              <w:spacing w:after="40"/>
            </w:pPr>
            <w:r>
              <w:rPr>
                <w:sz w:val="19"/>
                <w:szCs w:val="19"/>
              </w:rPr>
              <w:t>Agreed in the 5 Oct review. AA may refund prepayments.</w:t>
            </w:r>
          </w:p>
        </w:tc>
      </w:tr>
      <w:tr w:rsidR="001247B8" w14:paraId="60F95DA7"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E1418B8" w14:textId="77777777" w:rsidR="001247B8" w:rsidRDefault="003B7894">
            <w:pPr>
              <w:spacing w:after="40"/>
            </w:pPr>
            <w:r>
              <w:rPr>
                <w:sz w:val="19"/>
                <w:szCs w:val="19"/>
              </w:rPr>
              <w:t>“Fixed base units” contract parameter</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4050A63" w14:textId="77777777" w:rsidR="001247B8" w:rsidRDefault="003B7894">
            <w:pPr>
              <w:spacing w:after="40"/>
            </w:pPr>
            <w:r>
              <w:rPr>
                <w:sz w:val="19"/>
                <w:szCs w:val="19"/>
              </w:rPr>
              <w:t>“Base units” override</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06C2CA4" w14:textId="77777777" w:rsidR="001247B8" w:rsidRDefault="003B7894">
            <w:pPr>
              <w:spacing w:after="40"/>
            </w:pPr>
            <w:r>
              <w:rPr>
                <w:sz w:val="19"/>
                <w:szCs w:val="19"/>
              </w:rPr>
              <w:t>They are starting values, not fixed.</w:t>
            </w:r>
          </w:p>
        </w:tc>
      </w:tr>
      <w:tr w:rsidR="001247B8" w14:paraId="7F99571E"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98AB3D9" w14:textId="77777777" w:rsidR="001247B8" w:rsidRDefault="003B7894">
            <w:pPr>
              <w:spacing w:after="40"/>
            </w:pPr>
            <w:r>
              <w:rPr>
                <w:sz w:val="19"/>
                <w:szCs w:val="19"/>
              </w:rPr>
              <w:t>Practice-wide self-pay price via default contract lines</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922600D" w14:textId="77777777" w:rsidR="001247B8" w:rsidRDefault="003B7894">
            <w:pPr>
              <w:spacing w:after="40"/>
            </w:pPr>
            <w:r>
              <w:rPr>
                <w:sz w:val="19"/>
                <w:szCs w:val="19"/>
              </w:rPr>
              <w:t>Removed</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6CBB2DA" w14:textId="77777777" w:rsidR="001247B8" w:rsidRDefault="003B7894">
            <w:pPr>
              <w:spacing w:after="40"/>
            </w:pPr>
            <w:r>
              <w:rPr>
                <w:sz w:val="19"/>
                <w:szCs w:val="19"/>
              </w:rPr>
              <w:t>AA cannot set a common price for its members.</w:t>
            </w:r>
          </w:p>
        </w:tc>
      </w:tr>
      <w:tr w:rsidR="001247B8" w14:paraId="7458D459"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8B018C1" w14:textId="77777777" w:rsidR="001247B8" w:rsidRDefault="003B7894">
            <w:pPr>
              <w:spacing w:after="40"/>
            </w:pPr>
            <w:r>
              <w:rPr>
                <w:sz w:val="19"/>
                <w:szCs w:val="19"/>
              </w:rPr>
              <w:t>Billing issues a receipt, not an invoice, when prepaid</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6B26B85" w14:textId="77777777" w:rsidR="001247B8" w:rsidRDefault="003B7894">
            <w:pPr>
              <w:spacing w:after="40"/>
            </w:pPr>
            <w:r>
              <w:rPr>
                <w:sz w:val="19"/>
                <w:szCs w:val="19"/>
              </w:rPr>
              <w:t>Removed</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5D3AB21" w14:textId="77777777" w:rsidR="001247B8" w:rsidRDefault="003B7894">
            <w:pPr>
              <w:spacing w:after="40"/>
            </w:pPr>
            <w:r>
              <w:rPr>
                <w:sz w:val="19"/>
                <w:szCs w:val="19"/>
              </w:rPr>
              <w:t>Not confirmed. Handled by the prepayment specification.</w:t>
            </w:r>
          </w:p>
        </w:tc>
      </w:tr>
      <w:tr w:rsidR="001247B8" w14:paraId="436AEF14"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ED73F7D" w14:textId="77777777" w:rsidR="001247B8" w:rsidRDefault="003B7894">
            <w:pPr>
              <w:spacing w:after="40"/>
            </w:pPr>
            <w:r>
              <w:rPr>
                <w:rFonts w:ascii="Consolas" w:eastAsia="Consolas" w:hAnsi="Consolas" w:cs="Consolas"/>
                <w:color w:val="2D3B4E"/>
                <w:sz w:val="19"/>
                <w:szCs w:val="19"/>
              </w:rPr>
              <w:t>modifiers_excluded</w:t>
            </w:r>
            <w:r>
              <w:rPr>
                <w:sz w:val="19"/>
                <w:szCs w:val="19"/>
              </w:rPr>
              <w:t xml:space="preserve"> flag; per-modifier child table</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2AB5A20" w14:textId="77777777" w:rsidR="001247B8" w:rsidRDefault="003B7894">
            <w:pPr>
              <w:spacing w:after="40"/>
            </w:pPr>
            <w:r>
              <w:rPr>
                <w:sz w:val="19"/>
                <w:szCs w:val="19"/>
              </w:rPr>
              <w:t>Removed</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2AD74E9" w14:textId="77777777" w:rsidR="001247B8" w:rsidRDefault="003B7894">
            <w:pPr>
              <w:spacing w:after="40"/>
            </w:pPr>
            <w:r>
              <w:rPr>
                <w:sz w:val="19"/>
                <w:szCs w:val="19"/>
              </w:rPr>
              <w:t>Out of scope. The anaesthetist itemises modifiers in the note.</w:t>
            </w:r>
          </w:p>
        </w:tc>
      </w:tr>
      <w:tr w:rsidR="001247B8" w14:paraId="62F2E859"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862A356" w14:textId="77777777" w:rsidR="001247B8" w:rsidRDefault="003B7894">
            <w:pPr>
              <w:spacing w:after="40"/>
            </w:pPr>
            <w:r>
              <w:rPr>
                <w:sz w:val="19"/>
                <w:szCs w:val="19"/>
              </w:rPr>
              <w:t>RVG history via a lowest-precedence contract</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B21089C" w14:textId="77777777" w:rsidR="001247B8" w:rsidRDefault="003B7894">
            <w:pPr>
              <w:spacing w:after="40"/>
            </w:pPr>
            <w:r>
              <w:rPr>
                <w:sz w:val="19"/>
                <w:szCs w:val="19"/>
              </w:rPr>
              <w:t>Audit records on update</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D5437F1" w14:textId="77777777" w:rsidR="001247B8" w:rsidRDefault="003B7894">
            <w:pPr>
              <w:spacing w:after="40"/>
            </w:pPr>
            <w:r>
              <w:rPr>
                <w:sz w:val="19"/>
                <w:szCs w:val="19"/>
              </w:rPr>
              <w:t>Simpler, and sufficient.</w:t>
            </w:r>
          </w:p>
        </w:tc>
      </w:tr>
      <w:tr w:rsidR="001247B8" w14:paraId="0E81B2E5"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BC88955" w14:textId="77777777" w:rsidR="001247B8" w:rsidRDefault="003B7894">
            <w:pPr>
              <w:spacing w:after="40"/>
            </w:pPr>
            <w:r>
              <w:rPr>
                <w:sz w:val="19"/>
                <w:szCs w:val="19"/>
              </w:rPr>
              <w:t>Full upload removes missing lines</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749440A" w14:textId="77777777" w:rsidR="001247B8" w:rsidRDefault="003B7894">
            <w:pPr>
              <w:spacing w:after="40"/>
            </w:pPr>
            <w:del w:id="208" w:author="Claude" w:date="2026-10-16T00:55:00Z">
              <w:r>
                <w:rPr>
                  <w:sz w:val="19"/>
                  <w:szCs w:val="19"/>
                </w:rPr>
                <w:delText>Closes them with the old version</w:delText>
              </w:r>
            </w:del>
            <w:ins w:id="209" w:author="Claude" w:date="2026-10-16T00:55:00Z">
              <w:r>
                <w:rPr>
                  <w:sz w:val="19"/>
                  <w:szCs w:val="19"/>
                </w:rPr>
                <w:t>Alter (merge by Operation) or Replace. Every change creates a new dated version.</w:t>
              </w:r>
            </w:ins>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0C41C62" w14:textId="77777777" w:rsidR="001247B8" w:rsidRDefault="003B7894">
            <w:pPr>
              <w:spacing w:after="40"/>
            </w:pPr>
            <w:del w:id="210" w:author="Claude" w:date="2026-10-16T00:55:00Z">
              <w:r>
                <w:rPr>
                  <w:sz w:val="19"/>
                  <w:szCs w:val="19"/>
                </w:rPr>
                <w:delText>Nothing is deleted.</w:delText>
              </w:r>
            </w:del>
            <w:ins w:id="211" w:author="Claude" w:date="2026-10-16T00:55:00Z">
              <w:r>
                <w:rPr>
                  <w:sz w:val="19"/>
                  <w:szCs w:val="19"/>
                </w:rPr>
                <w:t>Hospitals send regular adds and updates. Nothing is backdated or deleted.</w:t>
              </w:r>
            </w:ins>
          </w:p>
        </w:tc>
      </w:tr>
      <w:tr w:rsidR="001247B8" w14:paraId="457D4C68"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0B8C61F" w14:textId="77777777" w:rsidR="001247B8" w:rsidRDefault="003B7894">
            <w:pPr>
              <w:spacing w:after="40"/>
            </w:pPr>
            <w:r>
              <w:rPr>
                <w:sz w:val="19"/>
                <w:szCs w:val="19"/>
              </w:rPr>
              <w:t>Override units “with an explanation”</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B955F50" w14:textId="7B9B2C1A" w:rsidR="001247B8" w:rsidRDefault="003B7894">
            <w:pPr>
              <w:spacing w:after="40"/>
            </w:pPr>
            <w:r>
              <w:rPr>
                <w:sz w:val="19"/>
                <w:szCs w:val="19"/>
              </w:rPr>
              <w:t xml:space="preserve">Note required for modifiers. </w:t>
            </w:r>
            <w:r>
              <w:rPr>
                <w:sz w:val="19"/>
                <w:szCs w:val="19"/>
              </w:rPr>
              <w:br/>
              <w:t>None for a contract change.</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C7667E9" w14:textId="77777777" w:rsidR="001247B8" w:rsidRDefault="003B7894">
            <w:pPr>
              <w:spacing w:after="40"/>
            </w:pPr>
            <w:r>
              <w:rPr>
                <w:sz w:val="19"/>
                <w:szCs w:val="19"/>
              </w:rPr>
              <w:t>Insurers ask for modifier explanations. Contract changes are flagged at review instead.</w:t>
            </w:r>
          </w:p>
        </w:tc>
      </w:tr>
    </w:tbl>
    <w:p w14:paraId="28D917DC" w14:textId="77777777" w:rsidR="008833C8" w:rsidRDefault="008833C8" w:rsidP="008833C8"/>
    <w:p w14:paraId="7A114B43" w14:textId="77777777" w:rsidR="008833C8" w:rsidRPr="008833C8" w:rsidRDefault="008833C8" w:rsidP="009F7CFF"/>
    <w:sectPr w:rsidR="008833C8" w:rsidRPr="008833C8" w:rsidSect="00072C84">
      <w:footerReference w:type="default" r:id="rId14"/>
      <w:type w:val="continuous"/>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3E90A3" w14:textId="77777777" w:rsidR="00046D4C" w:rsidRDefault="00046D4C">
      <w:r>
        <w:separator/>
      </w:r>
    </w:p>
  </w:endnote>
  <w:endnote w:type="continuationSeparator" w:id="0">
    <w:p w14:paraId="58190634" w14:textId="77777777" w:rsidR="00046D4C" w:rsidRDefault="00046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Light">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DCA455" w14:textId="77777777" w:rsidR="001247B8" w:rsidRDefault="003B7894">
    <w:r>
      <w:rPr>
        <w:color w:val="5F6B7A"/>
        <w:sz w:val="16"/>
        <w:szCs w:val="16"/>
      </w:rPr>
      <w:t xml:space="preserve">Contract pricing model: technical design · Draft v4   ·   Page </w:t>
    </w:r>
    <w:r>
      <w:rPr>
        <w:color w:val="5F6B7A"/>
        <w:sz w:val="16"/>
        <w:szCs w:val="16"/>
      </w:rPr>
      <w:fldChar w:fldCharType="begin"/>
    </w:r>
    <w:r>
      <w:rPr>
        <w:color w:val="5F6B7A"/>
        <w:sz w:val="16"/>
        <w:szCs w:val="16"/>
      </w:rPr>
      <w:instrText>PAGE</w:instrText>
    </w:r>
    <w:r>
      <w:rPr>
        <w:color w:val="5F6B7A"/>
        <w:sz w:val="16"/>
        <w:szCs w:val="16"/>
      </w:rPr>
      <w:fldChar w:fldCharType="separate"/>
    </w:r>
    <w:r w:rsidR="00072C84">
      <w:rPr>
        <w:noProof/>
        <w:color w:val="5F6B7A"/>
        <w:sz w:val="16"/>
        <w:szCs w:val="16"/>
      </w:rPr>
      <w:t>1</w:t>
    </w:r>
    <w:r>
      <w:rPr>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B88127" w14:textId="3946EFDB" w:rsidR="001247B8" w:rsidRDefault="003B7894">
    <w:r>
      <w:rPr>
        <w:color w:val="5F6B7A"/>
        <w:sz w:val="16"/>
        <w:szCs w:val="16"/>
      </w:rPr>
      <w:t xml:space="preserve">Contract pricing model: technical design · Draft v4   ·   Page </w:t>
    </w:r>
    <w:r>
      <w:rPr>
        <w:color w:val="5F6B7A"/>
        <w:sz w:val="16"/>
        <w:szCs w:val="16"/>
      </w:rPr>
      <w:fldChar w:fldCharType="begin"/>
    </w:r>
    <w:r>
      <w:rPr>
        <w:color w:val="5F6B7A"/>
        <w:sz w:val="16"/>
        <w:szCs w:val="16"/>
      </w:rPr>
      <w:instrText>PAGE</w:instrText>
    </w:r>
    <w:r>
      <w:rPr>
        <w:color w:val="5F6B7A"/>
        <w:sz w:val="16"/>
        <w:szCs w:val="16"/>
      </w:rPr>
      <w:fldChar w:fldCharType="separate"/>
    </w:r>
    <w:r w:rsidR="00072C84">
      <w:rPr>
        <w:noProof/>
        <w:color w:val="5F6B7A"/>
        <w:sz w:val="16"/>
        <w:szCs w:val="16"/>
      </w:rPr>
      <w:t>3</w:t>
    </w:r>
    <w:r>
      <w:rPr>
        <w:color w:val="5F6B7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A477F" w14:textId="716C6E96" w:rsidR="001247B8" w:rsidRDefault="003B7894">
    <w:r>
      <w:rPr>
        <w:color w:val="5F6B7A"/>
        <w:sz w:val="16"/>
        <w:szCs w:val="16"/>
      </w:rPr>
      <w:t xml:space="preserve">Contract pricing model: technical design · Draft v4   ·   Page </w:t>
    </w:r>
    <w:r>
      <w:rPr>
        <w:color w:val="5F6B7A"/>
        <w:sz w:val="16"/>
        <w:szCs w:val="16"/>
      </w:rPr>
      <w:fldChar w:fldCharType="begin"/>
    </w:r>
    <w:r>
      <w:rPr>
        <w:color w:val="5F6B7A"/>
        <w:sz w:val="16"/>
        <w:szCs w:val="16"/>
      </w:rPr>
      <w:instrText>PAGE</w:instrText>
    </w:r>
    <w:r>
      <w:rPr>
        <w:color w:val="5F6B7A"/>
        <w:sz w:val="16"/>
        <w:szCs w:val="16"/>
      </w:rPr>
      <w:fldChar w:fldCharType="separate"/>
    </w:r>
    <w:r w:rsidR="00072C84">
      <w:rPr>
        <w:noProof/>
        <w:color w:val="5F6B7A"/>
        <w:sz w:val="16"/>
        <w:szCs w:val="16"/>
      </w:rPr>
      <w:t>4</w:t>
    </w:r>
    <w:r>
      <w:rPr>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5A71CB" w14:textId="77777777" w:rsidR="00046D4C" w:rsidRDefault="00046D4C">
      <w:r>
        <w:separator/>
      </w:r>
    </w:p>
  </w:footnote>
  <w:footnote w:type="continuationSeparator" w:id="0">
    <w:p w14:paraId="12FC10FE" w14:textId="77777777" w:rsidR="00046D4C" w:rsidRDefault="00046D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8E4508"/>
    <w:multiLevelType w:val="hybridMultilevel"/>
    <w:tmpl w:val="05468808"/>
    <w:lvl w:ilvl="0" w:tplc="043E2B6E" w:tentative="1">
      <w:start w:val="1"/>
      <w:numFmt w:val="bullet"/>
      <w:lvlText w:val="●"/>
      <w:lvlJc w:val="left"/>
      <w:pPr>
        <w:ind w:left="720" w:hanging="360"/>
      </w:pPr>
    </w:lvl>
    <w:lvl w:ilvl="1" w:tplc="78C465E2" w:tentative="1">
      <w:start w:val="1"/>
      <w:numFmt w:val="bullet"/>
      <w:lvlText w:val="○"/>
      <w:lvlJc w:val="left"/>
      <w:pPr>
        <w:ind w:left="1440" w:hanging="360"/>
      </w:pPr>
    </w:lvl>
    <w:lvl w:ilvl="2" w:tplc="0BEA7536" w:tentative="1">
      <w:start w:val="1"/>
      <w:numFmt w:val="bullet"/>
      <w:lvlText w:val="■"/>
      <w:lvlJc w:val="left"/>
      <w:pPr>
        <w:ind w:left="2160" w:hanging="360"/>
      </w:pPr>
    </w:lvl>
    <w:lvl w:ilvl="3" w:tplc="3D8A612A" w:tentative="1">
      <w:start w:val="1"/>
      <w:numFmt w:val="bullet"/>
      <w:lvlText w:val="●"/>
      <w:lvlJc w:val="left"/>
      <w:pPr>
        <w:ind w:left="2880" w:hanging="360"/>
      </w:pPr>
    </w:lvl>
    <w:lvl w:ilvl="4" w:tplc="133AD4C4" w:tentative="1">
      <w:start w:val="1"/>
      <w:numFmt w:val="bullet"/>
      <w:lvlText w:val="○"/>
      <w:lvlJc w:val="left"/>
      <w:pPr>
        <w:ind w:left="3600" w:hanging="360"/>
      </w:pPr>
    </w:lvl>
    <w:lvl w:ilvl="5" w:tplc="010EAF2A" w:tentative="1">
      <w:start w:val="1"/>
      <w:numFmt w:val="bullet"/>
      <w:lvlText w:val="■"/>
      <w:lvlJc w:val="left"/>
      <w:pPr>
        <w:ind w:left="4320" w:hanging="360"/>
      </w:pPr>
    </w:lvl>
    <w:lvl w:ilvl="6" w:tplc="83D4CBBA" w:tentative="1">
      <w:start w:val="1"/>
      <w:numFmt w:val="bullet"/>
      <w:lvlText w:val="●"/>
      <w:lvlJc w:val="left"/>
      <w:pPr>
        <w:ind w:left="5040" w:hanging="360"/>
      </w:pPr>
    </w:lvl>
    <w:lvl w:ilvl="7" w:tplc="59CEB6EA" w:tentative="1">
      <w:start w:val="1"/>
      <w:numFmt w:val="bullet"/>
      <w:lvlText w:val="●"/>
      <w:lvlJc w:val="left"/>
      <w:pPr>
        <w:ind w:left="5760" w:hanging="360"/>
      </w:pPr>
    </w:lvl>
    <w:lvl w:ilvl="8" w:tplc="C0C83728" w:tentative="1">
      <w:start w:val="1"/>
      <w:numFmt w:val="bullet"/>
      <w:lvlText w:val="●"/>
      <w:lvlJc w:val="left"/>
      <w:pPr>
        <w:ind w:left="6480" w:hanging="360"/>
      </w:pPr>
    </w:lvl>
  </w:abstractNum>
  <w:abstractNum w:abstractNumId="1" w15:restartNumberingAfterBreak="0">
    <w:nsid w:val="24F50796"/>
    <w:multiLevelType w:val="hybridMultilevel"/>
    <w:tmpl w:val="6D4EB32A"/>
    <w:lvl w:ilvl="0" w:tplc="726408B6">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474525F"/>
    <w:multiLevelType w:val="hybridMultilevel"/>
    <w:tmpl w:val="8AAC6D26"/>
    <w:lvl w:ilvl="0" w:tplc="C846E394">
      <w:start w:val="1"/>
      <w:numFmt w:val="decimal"/>
      <w:lvlText w:val="%1."/>
      <w:lvlJc w:val="left"/>
      <w:pPr>
        <w:ind w:left="360" w:hanging="360"/>
      </w:pPr>
    </w:lvl>
    <w:lvl w:ilvl="1" w:tplc="2E1E885A" w:tentative="1">
      <w:start w:val="1"/>
      <w:numFmt w:val="lowerLetter"/>
      <w:lvlText w:val="%2."/>
      <w:lvlJc w:val="left"/>
      <w:pPr>
        <w:ind w:left="720" w:hanging="360"/>
      </w:pPr>
    </w:lvl>
    <w:lvl w:ilvl="2" w:tplc="6742D7CC">
      <w:numFmt w:val="decimal"/>
      <w:lvlText w:val=""/>
      <w:lvlJc w:val="left"/>
    </w:lvl>
    <w:lvl w:ilvl="3" w:tplc="6E204FE8">
      <w:numFmt w:val="decimal"/>
      <w:lvlText w:val=""/>
      <w:lvlJc w:val="left"/>
    </w:lvl>
    <w:lvl w:ilvl="4" w:tplc="ED2AF030">
      <w:numFmt w:val="decimal"/>
      <w:lvlText w:val=""/>
      <w:lvlJc w:val="left"/>
    </w:lvl>
    <w:lvl w:ilvl="5" w:tplc="0D0496D0">
      <w:numFmt w:val="decimal"/>
      <w:lvlText w:val=""/>
      <w:lvlJc w:val="left"/>
    </w:lvl>
    <w:lvl w:ilvl="6" w:tplc="2C70433A">
      <w:numFmt w:val="decimal"/>
      <w:lvlText w:val=""/>
      <w:lvlJc w:val="left"/>
    </w:lvl>
    <w:lvl w:ilvl="7" w:tplc="9E3E21EE">
      <w:numFmt w:val="decimal"/>
      <w:lvlText w:val=""/>
      <w:lvlJc w:val="left"/>
    </w:lvl>
    <w:lvl w:ilvl="8" w:tplc="31222AFC">
      <w:numFmt w:val="decimal"/>
      <w:lvlText w:val=""/>
      <w:lvlJc w:val="left"/>
    </w:lvl>
  </w:abstractNum>
  <w:abstractNum w:abstractNumId="3" w15:restartNumberingAfterBreak="0">
    <w:nsid w:val="4D0B6E76"/>
    <w:multiLevelType w:val="hybridMultilevel"/>
    <w:tmpl w:val="06DEEF54"/>
    <w:lvl w:ilvl="0" w:tplc="03202A94">
      <w:start w:val="1"/>
      <w:numFmt w:val="decimal"/>
      <w:lvlText w:val="%1."/>
      <w:lvlJc w:val="left"/>
      <w:pPr>
        <w:ind w:left="360" w:hanging="360"/>
      </w:pPr>
    </w:lvl>
    <w:lvl w:ilvl="1" w:tplc="BF7A4BDC">
      <w:start w:val="1"/>
      <w:numFmt w:val="lowerLetter"/>
      <w:lvlText w:val="%2."/>
      <w:lvlJc w:val="left"/>
      <w:pPr>
        <w:ind w:left="720" w:hanging="360"/>
      </w:pPr>
    </w:lvl>
    <w:lvl w:ilvl="2" w:tplc="86029C78">
      <w:numFmt w:val="decimal"/>
      <w:lvlText w:val=""/>
      <w:lvlJc w:val="left"/>
    </w:lvl>
    <w:lvl w:ilvl="3" w:tplc="572A3880">
      <w:numFmt w:val="decimal"/>
      <w:lvlText w:val=""/>
      <w:lvlJc w:val="left"/>
    </w:lvl>
    <w:lvl w:ilvl="4" w:tplc="0F6C0F28">
      <w:numFmt w:val="decimal"/>
      <w:lvlText w:val=""/>
      <w:lvlJc w:val="left"/>
    </w:lvl>
    <w:lvl w:ilvl="5" w:tplc="DF7EA4BC">
      <w:numFmt w:val="decimal"/>
      <w:lvlText w:val=""/>
      <w:lvlJc w:val="left"/>
    </w:lvl>
    <w:lvl w:ilvl="6" w:tplc="44A838D6">
      <w:numFmt w:val="decimal"/>
      <w:lvlText w:val=""/>
      <w:lvlJc w:val="left"/>
    </w:lvl>
    <w:lvl w:ilvl="7" w:tplc="CAC45D38">
      <w:numFmt w:val="decimal"/>
      <w:lvlText w:val=""/>
      <w:lvlJc w:val="left"/>
    </w:lvl>
    <w:lvl w:ilvl="8" w:tplc="861E90F2">
      <w:numFmt w:val="decimal"/>
      <w:lvlText w:val=""/>
      <w:lvlJc w:val="left"/>
    </w:lvl>
  </w:abstractNum>
  <w:abstractNum w:abstractNumId="4" w15:restartNumberingAfterBreak="0">
    <w:nsid w:val="7D840C10"/>
    <w:multiLevelType w:val="hybridMultilevel"/>
    <w:tmpl w:val="04CAFEFA"/>
    <w:lvl w:ilvl="0" w:tplc="84C63A62">
      <w:start w:val="1"/>
      <w:numFmt w:val="bullet"/>
      <w:lvlText w:val="•"/>
      <w:lvlJc w:val="left"/>
      <w:pPr>
        <w:ind w:left="360" w:hanging="260"/>
      </w:pPr>
    </w:lvl>
    <w:lvl w:ilvl="1" w:tplc="24DE9D18">
      <w:start w:val="1"/>
      <w:numFmt w:val="bullet"/>
      <w:lvlText w:val="–"/>
      <w:lvlJc w:val="left"/>
      <w:pPr>
        <w:ind w:left="720" w:hanging="260"/>
      </w:pPr>
    </w:lvl>
    <w:lvl w:ilvl="2" w:tplc="1FA44B92">
      <w:numFmt w:val="decimal"/>
      <w:lvlText w:val=""/>
      <w:lvlJc w:val="left"/>
    </w:lvl>
    <w:lvl w:ilvl="3" w:tplc="7C5A0AD2">
      <w:numFmt w:val="decimal"/>
      <w:lvlText w:val=""/>
      <w:lvlJc w:val="left"/>
    </w:lvl>
    <w:lvl w:ilvl="4" w:tplc="5E8C9AC4">
      <w:numFmt w:val="decimal"/>
      <w:lvlText w:val=""/>
      <w:lvlJc w:val="left"/>
    </w:lvl>
    <w:lvl w:ilvl="5" w:tplc="F73AFCD2">
      <w:numFmt w:val="decimal"/>
      <w:lvlText w:val=""/>
      <w:lvlJc w:val="left"/>
    </w:lvl>
    <w:lvl w:ilvl="6" w:tplc="B4580ED0">
      <w:numFmt w:val="decimal"/>
      <w:lvlText w:val=""/>
      <w:lvlJc w:val="left"/>
    </w:lvl>
    <w:lvl w:ilvl="7" w:tplc="A04E730C">
      <w:numFmt w:val="decimal"/>
      <w:lvlText w:val=""/>
      <w:lvlJc w:val="left"/>
    </w:lvl>
    <w:lvl w:ilvl="8" w:tplc="0FCEC0F8">
      <w:numFmt w:val="decimal"/>
      <w:lvlText w:val=""/>
      <w:lvlJc w:val="left"/>
    </w:lvl>
  </w:abstractNum>
  <w:num w:numId="1" w16cid:durableId="442458927">
    <w:abstractNumId w:val="0"/>
    <w:lvlOverride w:ilvl="0">
      <w:startOverride w:val="1"/>
    </w:lvlOverride>
  </w:num>
  <w:num w:numId="2" w16cid:durableId="900558227">
    <w:abstractNumId w:val="4"/>
    <w:lvlOverride w:ilvl="0">
      <w:startOverride w:val="1"/>
    </w:lvlOverride>
  </w:num>
  <w:num w:numId="3" w16cid:durableId="737439642">
    <w:abstractNumId w:val="3"/>
    <w:lvlOverride w:ilvl="0">
      <w:startOverride w:val="1"/>
    </w:lvlOverride>
  </w:num>
  <w:num w:numId="4" w16cid:durableId="16540724">
    <w:abstractNumId w:val="2"/>
    <w:lvlOverride w:ilvl="0">
      <w:startOverride w:val="1"/>
    </w:lvlOverride>
  </w:num>
  <w:num w:numId="5" w16cid:durableId="1520125581">
    <w:abstractNumId w:val="3"/>
  </w:num>
  <w:num w:numId="6" w16cid:durableId="135561897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8"/>
    <w:rsid w:val="0000441D"/>
    <w:rsid w:val="00006313"/>
    <w:rsid w:val="00007294"/>
    <w:rsid w:val="00007295"/>
    <w:rsid w:val="0002033A"/>
    <w:rsid w:val="00031ABD"/>
    <w:rsid w:val="000325B2"/>
    <w:rsid w:val="00032B1E"/>
    <w:rsid w:val="00034823"/>
    <w:rsid w:val="00041764"/>
    <w:rsid w:val="00043E9D"/>
    <w:rsid w:val="000464AC"/>
    <w:rsid w:val="00046D4C"/>
    <w:rsid w:val="0005363B"/>
    <w:rsid w:val="00054ACD"/>
    <w:rsid w:val="00056AE2"/>
    <w:rsid w:val="00057BBD"/>
    <w:rsid w:val="00062A32"/>
    <w:rsid w:val="00063253"/>
    <w:rsid w:val="000664CC"/>
    <w:rsid w:val="000671C1"/>
    <w:rsid w:val="0007111B"/>
    <w:rsid w:val="00072C84"/>
    <w:rsid w:val="00074ABC"/>
    <w:rsid w:val="00077272"/>
    <w:rsid w:val="00077B69"/>
    <w:rsid w:val="000818D8"/>
    <w:rsid w:val="00082D53"/>
    <w:rsid w:val="00086626"/>
    <w:rsid w:val="00087913"/>
    <w:rsid w:val="0009095A"/>
    <w:rsid w:val="00091693"/>
    <w:rsid w:val="000968E4"/>
    <w:rsid w:val="000A373F"/>
    <w:rsid w:val="000A5955"/>
    <w:rsid w:val="000B08C0"/>
    <w:rsid w:val="000C1F08"/>
    <w:rsid w:val="000C5268"/>
    <w:rsid w:val="000C5709"/>
    <w:rsid w:val="000C6E4F"/>
    <w:rsid w:val="000C7A80"/>
    <w:rsid w:val="000D0BE4"/>
    <w:rsid w:val="000D1CA7"/>
    <w:rsid w:val="000D21F0"/>
    <w:rsid w:val="000D2759"/>
    <w:rsid w:val="000D3F92"/>
    <w:rsid w:val="000D468D"/>
    <w:rsid w:val="000D544D"/>
    <w:rsid w:val="000D7E5F"/>
    <w:rsid w:val="000E2311"/>
    <w:rsid w:val="000E2416"/>
    <w:rsid w:val="000E5C53"/>
    <w:rsid w:val="000E6804"/>
    <w:rsid w:val="000F216E"/>
    <w:rsid w:val="00100230"/>
    <w:rsid w:val="001002CD"/>
    <w:rsid w:val="001020BA"/>
    <w:rsid w:val="0011378E"/>
    <w:rsid w:val="00116E0B"/>
    <w:rsid w:val="001247B8"/>
    <w:rsid w:val="00126C87"/>
    <w:rsid w:val="001277CF"/>
    <w:rsid w:val="00127F61"/>
    <w:rsid w:val="001324B6"/>
    <w:rsid w:val="001378F7"/>
    <w:rsid w:val="00137B55"/>
    <w:rsid w:val="00140DBD"/>
    <w:rsid w:val="001430D6"/>
    <w:rsid w:val="00152C26"/>
    <w:rsid w:val="001609D9"/>
    <w:rsid w:val="001615F2"/>
    <w:rsid w:val="00163F2B"/>
    <w:rsid w:val="001670CA"/>
    <w:rsid w:val="001670D4"/>
    <w:rsid w:val="00173F85"/>
    <w:rsid w:val="001754EA"/>
    <w:rsid w:val="00177FC1"/>
    <w:rsid w:val="001809F9"/>
    <w:rsid w:val="001826FD"/>
    <w:rsid w:val="001874C9"/>
    <w:rsid w:val="00193AC7"/>
    <w:rsid w:val="00197274"/>
    <w:rsid w:val="001A0FDD"/>
    <w:rsid w:val="001A10C7"/>
    <w:rsid w:val="001A4A14"/>
    <w:rsid w:val="001A5837"/>
    <w:rsid w:val="001A74C6"/>
    <w:rsid w:val="001C0D21"/>
    <w:rsid w:val="001C4191"/>
    <w:rsid w:val="001C4CFF"/>
    <w:rsid w:val="001C5875"/>
    <w:rsid w:val="001D00AE"/>
    <w:rsid w:val="001D07BE"/>
    <w:rsid w:val="001D0843"/>
    <w:rsid w:val="001D5984"/>
    <w:rsid w:val="001D69DA"/>
    <w:rsid w:val="001E09DC"/>
    <w:rsid w:val="001E44EA"/>
    <w:rsid w:val="001F1B9B"/>
    <w:rsid w:val="001F4CFB"/>
    <w:rsid w:val="001F61F7"/>
    <w:rsid w:val="001F6295"/>
    <w:rsid w:val="00202751"/>
    <w:rsid w:val="00205838"/>
    <w:rsid w:val="00205EEA"/>
    <w:rsid w:val="00211209"/>
    <w:rsid w:val="0021365D"/>
    <w:rsid w:val="0021408B"/>
    <w:rsid w:val="002144E5"/>
    <w:rsid w:val="002146BC"/>
    <w:rsid w:val="002172A4"/>
    <w:rsid w:val="00222A7C"/>
    <w:rsid w:val="002235A8"/>
    <w:rsid w:val="00234089"/>
    <w:rsid w:val="00236F19"/>
    <w:rsid w:val="002377F7"/>
    <w:rsid w:val="002445EB"/>
    <w:rsid w:val="0025007E"/>
    <w:rsid w:val="00251F99"/>
    <w:rsid w:val="00253FF8"/>
    <w:rsid w:val="00262607"/>
    <w:rsid w:val="00263EBD"/>
    <w:rsid w:val="002647B4"/>
    <w:rsid w:val="00265C38"/>
    <w:rsid w:val="00266FA4"/>
    <w:rsid w:val="00273051"/>
    <w:rsid w:val="0028216D"/>
    <w:rsid w:val="00283082"/>
    <w:rsid w:val="0028490D"/>
    <w:rsid w:val="00284C02"/>
    <w:rsid w:val="00290351"/>
    <w:rsid w:val="00291259"/>
    <w:rsid w:val="002942C3"/>
    <w:rsid w:val="002A293F"/>
    <w:rsid w:val="002A64D9"/>
    <w:rsid w:val="002B763E"/>
    <w:rsid w:val="002C00EF"/>
    <w:rsid w:val="002C010F"/>
    <w:rsid w:val="002C1B71"/>
    <w:rsid w:val="002C274C"/>
    <w:rsid w:val="002C4A36"/>
    <w:rsid w:val="002C7481"/>
    <w:rsid w:val="002D0B84"/>
    <w:rsid w:val="002D1AD3"/>
    <w:rsid w:val="002D1D73"/>
    <w:rsid w:val="002E6746"/>
    <w:rsid w:val="002F0DFA"/>
    <w:rsid w:val="002F1809"/>
    <w:rsid w:val="002F2350"/>
    <w:rsid w:val="002F4F46"/>
    <w:rsid w:val="002F6B7B"/>
    <w:rsid w:val="003016C5"/>
    <w:rsid w:val="00302E70"/>
    <w:rsid w:val="003050CC"/>
    <w:rsid w:val="003101D6"/>
    <w:rsid w:val="003124CC"/>
    <w:rsid w:val="00313CE0"/>
    <w:rsid w:val="00321FD4"/>
    <w:rsid w:val="00330E0C"/>
    <w:rsid w:val="003310E4"/>
    <w:rsid w:val="0033636E"/>
    <w:rsid w:val="00341DEF"/>
    <w:rsid w:val="0034320E"/>
    <w:rsid w:val="003434B5"/>
    <w:rsid w:val="00346C42"/>
    <w:rsid w:val="003500F1"/>
    <w:rsid w:val="00350A04"/>
    <w:rsid w:val="003522D8"/>
    <w:rsid w:val="00352B3F"/>
    <w:rsid w:val="00352FF4"/>
    <w:rsid w:val="00356E1C"/>
    <w:rsid w:val="0035790E"/>
    <w:rsid w:val="00357DAA"/>
    <w:rsid w:val="00360516"/>
    <w:rsid w:val="00362734"/>
    <w:rsid w:val="00365134"/>
    <w:rsid w:val="00365F74"/>
    <w:rsid w:val="00367190"/>
    <w:rsid w:val="00370471"/>
    <w:rsid w:val="00374F23"/>
    <w:rsid w:val="003817C1"/>
    <w:rsid w:val="00390D03"/>
    <w:rsid w:val="003933AC"/>
    <w:rsid w:val="00393FF7"/>
    <w:rsid w:val="00394DBD"/>
    <w:rsid w:val="00394E39"/>
    <w:rsid w:val="003A0B60"/>
    <w:rsid w:val="003A5F79"/>
    <w:rsid w:val="003A6C15"/>
    <w:rsid w:val="003B069E"/>
    <w:rsid w:val="003B7894"/>
    <w:rsid w:val="003C08C8"/>
    <w:rsid w:val="003C0B38"/>
    <w:rsid w:val="003C27AC"/>
    <w:rsid w:val="003C624A"/>
    <w:rsid w:val="003D70FA"/>
    <w:rsid w:val="003D75AA"/>
    <w:rsid w:val="003E12F9"/>
    <w:rsid w:val="003E16A0"/>
    <w:rsid w:val="003E39DE"/>
    <w:rsid w:val="003E48E4"/>
    <w:rsid w:val="003E7F2B"/>
    <w:rsid w:val="003F2F14"/>
    <w:rsid w:val="003F516F"/>
    <w:rsid w:val="003F7CE4"/>
    <w:rsid w:val="004038B7"/>
    <w:rsid w:val="00417395"/>
    <w:rsid w:val="00417C54"/>
    <w:rsid w:val="004313F1"/>
    <w:rsid w:val="00440404"/>
    <w:rsid w:val="004414AF"/>
    <w:rsid w:val="00441902"/>
    <w:rsid w:val="00444FB5"/>
    <w:rsid w:val="00445334"/>
    <w:rsid w:val="00445D4F"/>
    <w:rsid w:val="00447D6D"/>
    <w:rsid w:val="004539DA"/>
    <w:rsid w:val="0045674B"/>
    <w:rsid w:val="004624A4"/>
    <w:rsid w:val="004631EB"/>
    <w:rsid w:val="00463C5D"/>
    <w:rsid w:val="0046415D"/>
    <w:rsid w:val="00464622"/>
    <w:rsid w:val="00473629"/>
    <w:rsid w:val="00473D28"/>
    <w:rsid w:val="00473E48"/>
    <w:rsid w:val="004770A8"/>
    <w:rsid w:val="0048158B"/>
    <w:rsid w:val="0048209B"/>
    <w:rsid w:val="004872CC"/>
    <w:rsid w:val="00487E5E"/>
    <w:rsid w:val="00490F5C"/>
    <w:rsid w:val="004929BD"/>
    <w:rsid w:val="00493225"/>
    <w:rsid w:val="004A4003"/>
    <w:rsid w:val="004A69B4"/>
    <w:rsid w:val="004A6AC6"/>
    <w:rsid w:val="004B2262"/>
    <w:rsid w:val="004B5403"/>
    <w:rsid w:val="004B6984"/>
    <w:rsid w:val="004B7A6D"/>
    <w:rsid w:val="004C6C9B"/>
    <w:rsid w:val="004D47BE"/>
    <w:rsid w:val="004E0B0D"/>
    <w:rsid w:val="004E2710"/>
    <w:rsid w:val="004F505D"/>
    <w:rsid w:val="004F555E"/>
    <w:rsid w:val="004F6A48"/>
    <w:rsid w:val="0050195D"/>
    <w:rsid w:val="0050320F"/>
    <w:rsid w:val="0050350E"/>
    <w:rsid w:val="00503889"/>
    <w:rsid w:val="00511216"/>
    <w:rsid w:val="005128A8"/>
    <w:rsid w:val="005131F4"/>
    <w:rsid w:val="00515D94"/>
    <w:rsid w:val="00532820"/>
    <w:rsid w:val="00535BD6"/>
    <w:rsid w:val="00537F67"/>
    <w:rsid w:val="005407CC"/>
    <w:rsid w:val="00545312"/>
    <w:rsid w:val="00547798"/>
    <w:rsid w:val="005514D5"/>
    <w:rsid w:val="00553263"/>
    <w:rsid w:val="00570112"/>
    <w:rsid w:val="005736C6"/>
    <w:rsid w:val="00574E11"/>
    <w:rsid w:val="00575D1B"/>
    <w:rsid w:val="005761AC"/>
    <w:rsid w:val="005A70B5"/>
    <w:rsid w:val="005A75B9"/>
    <w:rsid w:val="005B5F74"/>
    <w:rsid w:val="005B718F"/>
    <w:rsid w:val="005C0C20"/>
    <w:rsid w:val="005C1CA3"/>
    <w:rsid w:val="005C3187"/>
    <w:rsid w:val="005C3EEA"/>
    <w:rsid w:val="005C40AB"/>
    <w:rsid w:val="005C47F5"/>
    <w:rsid w:val="005C6B2C"/>
    <w:rsid w:val="005E1821"/>
    <w:rsid w:val="005E5B5B"/>
    <w:rsid w:val="005E6519"/>
    <w:rsid w:val="005E6B04"/>
    <w:rsid w:val="005E751C"/>
    <w:rsid w:val="005F0761"/>
    <w:rsid w:val="005F40B3"/>
    <w:rsid w:val="005F6A02"/>
    <w:rsid w:val="006037ED"/>
    <w:rsid w:val="00607F05"/>
    <w:rsid w:val="0061128A"/>
    <w:rsid w:val="0061683E"/>
    <w:rsid w:val="00616E31"/>
    <w:rsid w:val="00617D4A"/>
    <w:rsid w:val="006204E2"/>
    <w:rsid w:val="00624340"/>
    <w:rsid w:val="006251AF"/>
    <w:rsid w:val="00630775"/>
    <w:rsid w:val="0063183D"/>
    <w:rsid w:val="0063409C"/>
    <w:rsid w:val="006452BB"/>
    <w:rsid w:val="00645A72"/>
    <w:rsid w:val="00647231"/>
    <w:rsid w:val="006576C8"/>
    <w:rsid w:val="006635E1"/>
    <w:rsid w:val="00663601"/>
    <w:rsid w:val="00664257"/>
    <w:rsid w:val="006670BA"/>
    <w:rsid w:val="00672742"/>
    <w:rsid w:val="0067725D"/>
    <w:rsid w:val="006774B9"/>
    <w:rsid w:val="00677A33"/>
    <w:rsid w:val="00681797"/>
    <w:rsid w:val="0069131E"/>
    <w:rsid w:val="00695AD1"/>
    <w:rsid w:val="00697708"/>
    <w:rsid w:val="006A3651"/>
    <w:rsid w:val="006A64B7"/>
    <w:rsid w:val="006A720F"/>
    <w:rsid w:val="006A780C"/>
    <w:rsid w:val="006B59C2"/>
    <w:rsid w:val="006C6286"/>
    <w:rsid w:val="006D01EE"/>
    <w:rsid w:val="006D0EFD"/>
    <w:rsid w:val="006D721E"/>
    <w:rsid w:val="006E0CBF"/>
    <w:rsid w:val="006E3D42"/>
    <w:rsid w:val="006E51E7"/>
    <w:rsid w:val="006E7A6A"/>
    <w:rsid w:val="006F037B"/>
    <w:rsid w:val="006F2A47"/>
    <w:rsid w:val="006F4156"/>
    <w:rsid w:val="006F4F5F"/>
    <w:rsid w:val="0070141A"/>
    <w:rsid w:val="0070403B"/>
    <w:rsid w:val="00704C5E"/>
    <w:rsid w:val="00705ABB"/>
    <w:rsid w:val="00714BE6"/>
    <w:rsid w:val="00724AD8"/>
    <w:rsid w:val="00727112"/>
    <w:rsid w:val="00730006"/>
    <w:rsid w:val="0073243C"/>
    <w:rsid w:val="0073588F"/>
    <w:rsid w:val="007433F8"/>
    <w:rsid w:val="007470B7"/>
    <w:rsid w:val="00750234"/>
    <w:rsid w:val="00750DB9"/>
    <w:rsid w:val="00761975"/>
    <w:rsid w:val="007757D5"/>
    <w:rsid w:val="00775F7E"/>
    <w:rsid w:val="00777242"/>
    <w:rsid w:val="00780E5C"/>
    <w:rsid w:val="00790281"/>
    <w:rsid w:val="00793975"/>
    <w:rsid w:val="0079709F"/>
    <w:rsid w:val="00797752"/>
    <w:rsid w:val="00797B1B"/>
    <w:rsid w:val="007A0C95"/>
    <w:rsid w:val="007B21E9"/>
    <w:rsid w:val="007B3969"/>
    <w:rsid w:val="007B55D0"/>
    <w:rsid w:val="007B5DB1"/>
    <w:rsid w:val="007C3DA5"/>
    <w:rsid w:val="007D130A"/>
    <w:rsid w:val="007D19D4"/>
    <w:rsid w:val="007D1C8F"/>
    <w:rsid w:val="007D5F36"/>
    <w:rsid w:val="007E4822"/>
    <w:rsid w:val="007F19C4"/>
    <w:rsid w:val="007F294D"/>
    <w:rsid w:val="007F2F67"/>
    <w:rsid w:val="007F67C0"/>
    <w:rsid w:val="008017B3"/>
    <w:rsid w:val="008023CC"/>
    <w:rsid w:val="008048F9"/>
    <w:rsid w:val="00813682"/>
    <w:rsid w:val="00813B54"/>
    <w:rsid w:val="008156B3"/>
    <w:rsid w:val="008171FE"/>
    <w:rsid w:val="008215D6"/>
    <w:rsid w:val="00822AA7"/>
    <w:rsid w:val="008245F1"/>
    <w:rsid w:val="00825CEA"/>
    <w:rsid w:val="00833D4C"/>
    <w:rsid w:val="00835496"/>
    <w:rsid w:val="00836695"/>
    <w:rsid w:val="00837B2B"/>
    <w:rsid w:val="00837EA5"/>
    <w:rsid w:val="00842EE5"/>
    <w:rsid w:val="0084458B"/>
    <w:rsid w:val="00845FC2"/>
    <w:rsid w:val="008546ED"/>
    <w:rsid w:val="0086058B"/>
    <w:rsid w:val="008728AA"/>
    <w:rsid w:val="00873FF5"/>
    <w:rsid w:val="008770B3"/>
    <w:rsid w:val="00877E9E"/>
    <w:rsid w:val="008824CD"/>
    <w:rsid w:val="008833C8"/>
    <w:rsid w:val="008849F9"/>
    <w:rsid w:val="008901CB"/>
    <w:rsid w:val="008929B7"/>
    <w:rsid w:val="008A24F0"/>
    <w:rsid w:val="008A45BB"/>
    <w:rsid w:val="008A5E6D"/>
    <w:rsid w:val="008C2C1D"/>
    <w:rsid w:val="008C394C"/>
    <w:rsid w:val="008D3076"/>
    <w:rsid w:val="008D331E"/>
    <w:rsid w:val="008D4867"/>
    <w:rsid w:val="008E054A"/>
    <w:rsid w:val="008E1855"/>
    <w:rsid w:val="008F4C18"/>
    <w:rsid w:val="00900B10"/>
    <w:rsid w:val="0090602E"/>
    <w:rsid w:val="009113EB"/>
    <w:rsid w:val="009202D2"/>
    <w:rsid w:val="0092203B"/>
    <w:rsid w:val="00923637"/>
    <w:rsid w:val="00923BFA"/>
    <w:rsid w:val="00925B7E"/>
    <w:rsid w:val="00927589"/>
    <w:rsid w:val="0092788B"/>
    <w:rsid w:val="0093126B"/>
    <w:rsid w:val="00936B1B"/>
    <w:rsid w:val="00941EE7"/>
    <w:rsid w:val="00946805"/>
    <w:rsid w:val="00947392"/>
    <w:rsid w:val="00950164"/>
    <w:rsid w:val="0096081D"/>
    <w:rsid w:val="0096173E"/>
    <w:rsid w:val="009651F0"/>
    <w:rsid w:val="00967BD0"/>
    <w:rsid w:val="00975E33"/>
    <w:rsid w:val="00980339"/>
    <w:rsid w:val="00981621"/>
    <w:rsid w:val="00986ABA"/>
    <w:rsid w:val="00987A14"/>
    <w:rsid w:val="00990D54"/>
    <w:rsid w:val="0099189B"/>
    <w:rsid w:val="009927CB"/>
    <w:rsid w:val="00994988"/>
    <w:rsid w:val="00995E50"/>
    <w:rsid w:val="00997E79"/>
    <w:rsid w:val="009A4209"/>
    <w:rsid w:val="009A4D97"/>
    <w:rsid w:val="009A5975"/>
    <w:rsid w:val="009B1503"/>
    <w:rsid w:val="009B3B17"/>
    <w:rsid w:val="009B404E"/>
    <w:rsid w:val="009C5F25"/>
    <w:rsid w:val="009D39CC"/>
    <w:rsid w:val="009E3D4D"/>
    <w:rsid w:val="009E44BA"/>
    <w:rsid w:val="009F2CB7"/>
    <w:rsid w:val="009F5C3F"/>
    <w:rsid w:val="009F694D"/>
    <w:rsid w:val="009F7CFF"/>
    <w:rsid w:val="00A0262C"/>
    <w:rsid w:val="00A064FE"/>
    <w:rsid w:val="00A07E17"/>
    <w:rsid w:val="00A13024"/>
    <w:rsid w:val="00A14B42"/>
    <w:rsid w:val="00A166A6"/>
    <w:rsid w:val="00A2172E"/>
    <w:rsid w:val="00A2460E"/>
    <w:rsid w:val="00A32C10"/>
    <w:rsid w:val="00A34781"/>
    <w:rsid w:val="00A40C34"/>
    <w:rsid w:val="00A44172"/>
    <w:rsid w:val="00A449D0"/>
    <w:rsid w:val="00A4549A"/>
    <w:rsid w:val="00A459EF"/>
    <w:rsid w:val="00A5130C"/>
    <w:rsid w:val="00A57200"/>
    <w:rsid w:val="00A714D7"/>
    <w:rsid w:val="00A719AC"/>
    <w:rsid w:val="00A741EA"/>
    <w:rsid w:val="00A807E8"/>
    <w:rsid w:val="00A85D79"/>
    <w:rsid w:val="00A91136"/>
    <w:rsid w:val="00A919E0"/>
    <w:rsid w:val="00AA0738"/>
    <w:rsid w:val="00AB1903"/>
    <w:rsid w:val="00AB3176"/>
    <w:rsid w:val="00AC22A0"/>
    <w:rsid w:val="00AC40D3"/>
    <w:rsid w:val="00AC5CF7"/>
    <w:rsid w:val="00AD0805"/>
    <w:rsid w:val="00AD2046"/>
    <w:rsid w:val="00AD2549"/>
    <w:rsid w:val="00AD5682"/>
    <w:rsid w:val="00AD5E0F"/>
    <w:rsid w:val="00AD6D29"/>
    <w:rsid w:val="00AD7187"/>
    <w:rsid w:val="00AD7E29"/>
    <w:rsid w:val="00AE1411"/>
    <w:rsid w:val="00AE1F90"/>
    <w:rsid w:val="00AE21FC"/>
    <w:rsid w:val="00AE2CAA"/>
    <w:rsid w:val="00AE3367"/>
    <w:rsid w:val="00AE5374"/>
    <w:rsid w:val="00AE5561"/>
    <w:rsid w:val="00AE57BA"/>
    <w:rsid w:val="00AE72D0"/>
    <w:rsid w:val="00AE7F6C"/>
    <w:rsid w:val="00AF062A"/>
    <w:rsid w:val="00AF2D1B"/>
    <w:rsid w:val="00AF6853"/>
    <w:rsid w:val="00AF6FF4"/>
    <w:rsid w:val="00AF7081"/>
    <w:rsid w:val="00B00FAD"/>
    <w:rsid w:val="00B15659"/>
    <w:rsid w:val="00B22BD3"/>
    <w:rsid w:val="00B2729D"/>
    <w:rsid w:val="00B323C8"/>
    <w:rsid w:val="00B37299"/>
    <w:rsid w:val="00B44F8B"/>
    <w:rsid w:val="00B46E46"/>
    <w:rsid w:val="00B51EDF"/>
    <w:rsid w:val="00B52977"/>
    <w:rsid w:val="00B5300B"/>
    <w:rsid w:val="00B624D4"/>
    <w:rsid w:val="00B62742"/>
    <w:rsid w:val="00B67A9A"/>
    <w:rsid w:val="00B75247"/>
    <w:rsid w:val="00B82892"/>
    <w:rsid w:val="00B82B1C"/>
    <w:rsid w:val="00B843AB"/>
    <w:rsid w:val="00B86FF6"/>
    <w:rsid w:val="00B872DB"/>
    <w:rsid w:val="00B93226"/>
    <w:rsid w:val="00B93F3F"/>
    <w:rsid w:val="00B968FA"/>
    <w:rsid w:val="00B973E3"/>
    <w:rsid w:val="00BA2156"/>
    <w:rsid w:val="00BA2492"/>
    <w:rsid w:val="00BC22F4"/>
    <w:rsid w:val="00BC36EC"/>
    <w:rsid w:val="00BC5449"/>
    <w:rsid w:val="00BD0906"/>
    <w:rsid w:val="00BD2710"/>
    <w:rsid w:val="00BD3688"/>
    <w:rsid w:val="00BD67A3"/>
    <w:rsid w:val="00BE07F6"/>
    <w:rsid w:val="00BE4143"/>
    <w:rsid w:val="00BE435C"/>
    <w:rsid w:val="00BF6907"/>
    <w:rsid w:val="00C15688"/>
    <w:rsid w:val="00C15F4D"/>
    <w:rsid w:val="00C22759"/>
    <w:rsid w:val="00C22A59"/>
    <w:rsid w:val="00C25B07"/>
    <w:rsid w:val="00C3728F"/>
    <w:rsid w:val="00C37668"/>
    <w:rsid w:val="00C4447C"/>
    <w:rsid w:val="00C47713"/>
    <w:rsid w:val="00C53370"/>
    <w:rsid w:val="00C540C3"/>
    <w:rsid w:val="00C6317F"/>
    <w:rsid w:val="00C63471"/>
    <w:rsid w:val="00C636E9"/>
    <w:rsid w:val="00C64F69"/>
    <w:rsid w:val="00C67604"/>
    <w:rsid w:val="00C676BF"/>
    <w:rsid w:val="00C71356"/>
    <w:rsid w:val="00C71EF6"/>
    <w:rsid w:val="00C7450B"/>
    <w:rsid w:val="00C916BD"/>
    <w:rsid w:val="00C92EE4"/>
    <w:rsid w:val="00C97522"/>
    <w:rsid w:val="00C97685"/>
    <w:rsid w:val="00CA189F"/>
    <w:rsid w:val="00CA2501"/>
    <w:rsid w:val="00CA78C6"/>
    <w:rsid w:val="00CB20C5"/>
    <w:rsid w:val="00CB2EE9"/>
    <w:rsid w:val="00CB4D9A"/>
    <w:rsid w:val="00CB5AF9"/>
    <w:rsid w:val="00CB7ECC"/>
    <w:rsid w:val="00CC24E4"/>
    <w:rsid w:val="00CC36F2"/>
    <w:rsid w:val="00CC45E8"/>
    <w:rsid w:val="00CD3715"/>
    <w:rsid w:val="00CD3C2F"/>
    <w:rsid w:val="00CE0993"/>
    <w:rsid w:val="00CE27CE"/>
    <w:rsid w:val="00CE3054"/>
    <w:rsid w:val="00CE4BFD"/>
    <w:rsid w:val="00CF172D"/>
    <w:rsid w:val="00CF3AB3"/>
    <w:rsid w:val="00CF62C3"/>
    <w:rsid w:val="00D00856"/>
    <w:rsid w:val="00D055C8"/>
    <w:rsid w:val="00D06A2F"/>
    <w:rsid w:val="00D06B29"/>
    <w:rsid w:val="00D10858"/>
    <w:rsid w:val="00D148DB"/>
    <w:rsid w:val="00D164DA"/>
    <w:rsid w:val="00D17F09"/>
    <w:rsid w:val="00D231B5"/>
    <w:rsid w:val="00D2721C"/>
    <w:rsid w:val="00D406E3"/>
    <w:rsid w:val="00D419E9"/>
    <w:rsid w:val="00D423A0"/>
    <w:rsid w:val="00D447FB"/>
    <w:rsid w:val="00D44EAB"/>
    <w:rsid w:val="00D463B3"/>
    <w:rsid w:val="00D4687C"/>
    <w:rsid w:val="00D5207F"/>
    <w:rsid w:val="00D542FA"/>
    <w:rsid w:val="00D6092C"/>
    <w:rsid w:val="00D7423C"/>
    <w:rsid w:val="00D82FA1"/>
    <w:rsid w:val="00D968DB"/>
    <w:rsid w:val="00D96DF4"/>
    <w:rsid w:val="00DA5B05"/>
    <w:rsid w:val="00DB07F9"/>
    <w:rsid w:val="00DB41C1"/>
    <w:rsid w:val="00DC4BE5"/>
    <w:rsid w:val="00DC5ADE"/>
    <w:rsid w:val="00DC5C12"/>
    <w:rsid w:val="00DD1BB3"/>
    <w:rsid w:val="00DD3E94"/>
    <w:rsid w:val="00DE1A9F"/>
    <w:rsid w:val="00DE51BE"/>
    <w:rsid w:val="00DF0C75"/>
    <w:rsid w:val="00DF3E43"/>
    <w:rsid w:val="00DF4AE1"/>
    <w:rsid w:val="00DF7400"/>
    <w:rsid w:val="00E10158"/>
    <w:rsid w:val="00E12313"/>
    <w:rsid w:val="00E133D8"/>
    <w:rsid w:val="00E13CEC"/>
    <w:rsid w:val="00E14753"/>
    <w:rsid w:val="00E209D5"/>
    <w:rsid w:val="00E23A44"/>
    <w:rsid w:val="00E24E4D"/>
    <w:rsid w:val="00E25CF9"/>
    <w:rsid w:val="00E3219F"/>
    <w:rsid w:val="00E33417"/>
    <w:rsid w:val="00E35B04"/>
    <w:rsid w:val="00E41CCE"/>
    <w:rsid w:val="00E43BC1"/>
    <w:rsid w:val="00E444FE"/>
    <w:rsid w:val="00E459B2"/>
    <w:rsid w:val="00E46DCF"/>
    <w:rsid w:val="00E47FF6"/>
    <w:rsid w:val="00E53820"/>
    <w:rsid w:val="00E562AA"/>
    <w:rsid w:val="00E60D17"/>
    <w:rsid w:val="00E62B6D"/>
    <w:rsid w:val="00E7092D"/>
    <w:rsid w:val="00E717DB"/>
    <w:rsid w:val="00E72572"/>
    <w:rsid w:val="00E73AB5"/>
    <w:rsid w:val="00E806C2"/>
    <w:rsid w:val="00E81B65"/>
    <w:rsid w:val="00E87B49"/>
    <w:rsid w:val="00E93854"/>
    <w:rsid w:val="00E96627"/>
    <w:rsid w:val="00E97C5D"/>
    <w:rsid w:val="00EA1F88"/>
    <w:rsid w:val="00EA30D4"/>
    <w:rsid w:val="00EA3576"/>
    <w:rsid w:val="00EA41F0"/>
    <w:rsid w:val="00EB0090"/>
    <w:rsid w:val="00EB6FAA"/>
    <w:rsid w:val="00EB74E4"/>
    <w:rsid w:val="00EC0530"/>
    <w:rsid w:val="00EC387E"/>
    <w:rsid w:val="00EC4C88"/>
    <w:rsid w:val="00ED2605"/>
    <w:rsid w:val="00ED280C"/>
    <w:rsid w:val="00ED2938"/>
    <w:rsid w:val="00ED65C8"/>
    <w:rsid w:val="00ED700A"/>
    <w:rsid w:val="00EE0369"/>
    <w:rsid w:val="00EE444E"/>
    <w:rsid w:val="00EE46DB"/>
    <w:rsid w:val="00EE5E4F"/>
    <w:rsid w:val="00EE728E"/>
    <w:rsid w:val="00EE7853"/>
    <w:rsid w:val="00EF0ADD"/>
    <w:rsid w:val="00EF12E8"/>
    <w:rsid w:val="00EF24DC"/>
    <w:rsid w:val="00EF5FF2"/>
    <w:rsid w:val="00EF6DCF"/>
    <w:rsid w:val="00F02B15"/>
    <w:rsid w:val="00F063A5"/>
    <w:rsid w:val="00F11469"/>
    <w:rsid w:val="00F117E9"/>
    <w:rsid w:val="00F22EDF"/>
    <w:rsid w:val="00F2370F"/>
    <w:rsid w:val="00F261D1"/>
    <w:rsid w:val="00F31DF4"/>
    <w:rsid w:val="00F33051"/>
    <w:rsid w:val="00F34239"/>
    <w:rsid w:val="00F34F51"/>
    <w:rsid w:val="00F354CB"/>
    <w:rsid w:val="00F37C4D"/>
    <w:rsid w:val="00F37C6B"/>
    <w:rsid w:val="00F4021E"/>
    <w:rsid w:val="00F45C32"/>
    <w:rsid w:val="00F50192"/>
    <w:rsid w:val="00F51DAC"/>
    <w:rsid w:val="00F51E7F"/>
    <w:rsid w:val="00F563F9"/>
    <w:rsid w:val="00F60C40"/>
    <w:rsid w:val="00F6650B"/>
    <w:rsid w:val="00F66D8C"/>
    <w:rsid w:val="00F67B72"/>
    <w:rsid w:val="00F70741"/>
    <w:rsid w:val="00F72F0C"/>
    <w:rsid w:val="00F81CB1"/>
    <w:rsid w:val="00F82B56"/>
    <w:rsid w:val="00F854DA"/>
    <w:rsid w:val="00F9370F"/>
    <w:rsid w:val="00FA198A"/>
    <w:rsid w:val="00FA47C7"/>
    <w:rsid w:val="00FA70BA"/>
    <w:rsid w:val="00FB308A"/>
    <w:rsid w:val="00FB320D"/>
    <w:rsid w:val="00FB3350"/>
    <w:rsid w:val="00FC2294"/>
    <w:rsid w:val="00FC3096"/>
    <w:rsid w:val="00FD048A"/>
    <w:rsid w:val="00FD27F1"/>
    <w:rsid w:val="00FD544E"/>
    <w:rsid w:val="00FE093F"/>
    <w:rsid w:val="00FE530B"/>
    <w:rsid w:val="00FE56D3"/>
    <w:rsid w:val="00FF01F2"/>
    <w:rsid w:val="00FF56C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869C"/>
  <w15:docId w15:val="{BD4E5EBA-F5AE-3D42-A835-61F574413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2A37"/>
        <w:sz w:val="21"/>
        <w:szCs w:val="21"/>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708"/>
    <w:pPr>
      <w:spacing w:after="120"/>
    </w:pPr>
    <w:rPr>
      <w:rFonts w:ascii="Aptos Light" w:eastAsia="Times New Roman" w:hAnsi="Aptos Light" w:cs="Times New Roman"/>
      <w:color w:val="auto"/>
      <w:sz w:val="22"/>
      <w:szCs w:val="24"/>
      <w:lang w:val="en-AU"/>
    </w:rPr>
  </w:style>
  <w:style w:type="paragraph" w:styleId="Heading1">
    <w:name w:val="heading 1"/>
    <w:basedOn w:val="Normal"/>
    <w:next w:val="Normal"/>
    <w:link w:val="Heading1Char"/>
    <w:uiPriority w:val="9"/>
    <w:qFormat/>
    <w:rsid w:val="005A75B9"/>
    <w:pPr>
      <w:keepNext/>
      <w:numPr>
        <w:numId w:val="6"/>
      </w:numPr>
      <w:spacing w:before="360" w:after="140"/>
      <w:ind w:left="357" w:hanging="357"/>
      <w:outlineLvl w:val="0"/>
    </w:pPr>
    <w:rPr>
      <w:b/>
      <w:bCs/>
      <w:color w:val="12355B"/>
      <w:sz w:val="30"/>
      <w:szCs w:val="30"/>
    </w:rPr>
  </w:style>
  <w:style w:type="paragraph" w:styleId="Heading2">
    <w:name w:val="heading 2"/>
    <w:basedOn w:val="Normal"/>
    <w:next w:val="Normal"/>
    <w:uiPriority w:val="9"/>
    <w:unhideWhenUsed/>
    <w:qFormat/>
    <w:rsid w:val="00AD7E29"/>
    <w:pPr>
      <w:keepNext/>
      <w:spacing w:before="260" w:after="100"/>
      <w:outlineLvl w:val="1"/>
    </w:pPr>
    <w:rPr>
      <w:rFonts w:ascii="Aptos SemiBold" w:hAnsi="Aptos SemiBold"/>
      <w:b/>
      <w:bCs/>
      <w:color w:val="12355B"/>
      <w:sz w:val="25"/>
      <w:szCs w:val="25"/>
    </w:rPr>
  </w:style>
  <w:style w:type="paragraph" w:styleId="Heading3">
    <w:name w:val="heading 3"/>
    <w:basedOn w:val="Normal"/>
    <w:next w:val="Normal"/>
    <w:link w:val="Heading3Char"/>
    <w:uiPriority w:val="9"/>
    <w:unhideWhenUsed/>
    <w:qFormat/>
    <w:pPr>
      <w:keepNext/>
      <w:spacing w:before="200" w:after="80"/>
      <w:outlineLvl w:val="2"/>
    </w:pPr>
    <w:rPr>
      <w:b/>
      <w:bCs/>
      <w:color w:val="0D6E63"/>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E27CE"/>
    <w:pPr>
      <w:jc w:val="center"/>
    </w:pPr>
    <w:rPr>
      <w:sz w:val="28"/>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A75B9"/>
    <w:rPr>
      <w:rFonts w:ascii="Aptos" w:eastAsia="Times New Roman" w:hAnsi="Aptos" w:cs="Times New Roman"/>
      <w:b/>
      <w:bCs/>
      <w:color w:val="12355B"/>
      <w:sz w:val="30"/>
      <w:szCs w:val="30"/>
      <w:lang w:val="en-AU"/>
    </w:rPr>
  </w:style>
  <w:style w:type="character" w:customStyle="1" w:styleId="Heading3Char">
    <w:name w:val="Heading 3 Char"/>
    <w:basedOn w:val="DefaultParagraphFont"/>
    <w:link w:val="Heading3"/>
    <w:uiPriority w:val="9"/>
    <w:rsid w:val="00072C84"/>
    <w:rPr>
      <w:b/>
      <w:bCs/>
      <w:color w:val="0D6E63"/>
      <w:sz w:val="22"/>
      <w:szCs w:val="22"/>
    </w:rPr>
  </w:style>
  <w:style w:type="paragraph" w:styleId="Revision">
    <w:name w:val="Revision"/>
    <w:hidden/>
    <w:uiPriority w:val="99"/>
    <w:semiHidden/>
    <w:rsid w:val="0073243C"/>
  </w:style>
  <w:style w:type="paragraph" w:styleId="Header">
    <w:name w:val="header"/>
    <w:basedOn w:val="Normal"/>
    <w:link w:val="HeaderChar"/>
    <w:uiPriority w:val="99"/>
    <w:semiHidden/>
    <w:unhideWhenUsed/>
    <w:rsid w:val="0061128A"/>
    <w:pPr>
      <w:tabs>
        <w:tab w:val="center" w:pos="4513"/>
        <w:tab w:val="right" w:pos="9026"/>
      </w:tabs>
    </w:pPr>
  </w:style>
  <w:style w:type="character" w:customStyle="1" w:styleId="HeaderChar">
    <w:name w:val="Header Char"/>
    <w:basedOn w:val="DefaultParagraphFont"/>
    <w:link w:val="Header"/>
    <w:uiPriority w:val="99"/>
    <w:semiHidden/>
    <w:rsid w:val="0061128A"/>
  </w:style>
  <w:style w:type="paragraph" w:styleId="Footer">
    <w:name w:val="footer"/>
    <w:basedOn w:val="Normal"/>
    <w:link w:val="FooterChar"/>
    <w:uiPriority w:val="99"/>
    <w:semiHidden/>
    <w:unhideWhenUsed/>
    <w:rsid w:val="0061128A"/>
    <w:pPr>
      <w:tabs>
        <w:tab w:val="center" w:pos="4513"/>
        <w:tab w:val="right" w:pos="9026"/>
      </w:tabs>
    </w:pPr>
  </w:style>
  <w:style w:type="character" w:customStyle="1" w:styleId="FooterChar">
    <w:name w:val="Footer Char"/>
    <w:basedOn w:val="DefaultParagraphFont"/>
    <w:link w:val="Footer"/>
    <w:uiPriority w:val="99"/>
    <w:semiHidden/>
    <w:rsid w:val="0061128A"/>
  </w:style>
  <w:style w:type="paragraph" w:styleId="NormalWeb">
    <w:name w:val="Normal (Web)"/>
    <w:basedOn w:val="Normal"/>
    <w:uiPriority w:val="99"/>
    <w:semiHidden/>
    <w:unhideWhenUsed/>
    <w:rsid w:val="00B843AB"/>
    <w:pPr>
      <w:spacing w:before="100" w:beforeAutospacing="1" w:after="100" w:afterAutospacing="1"/>
    </w:pPr>
  </w:style>
  <w:style w:type="character" w:styleId="Strong">
    <w:name w:val="Strong"/>
    <w:basedOn w:val="DefaultParagraphFont"/>
    <w:uiPriority w:val="22"/>
    <w:qFormat/>
    <w:rsid w:val="00B843AB"/>
    <w:rPr>
      <w:b/>
      <w:bCs/>
    </w:rPr>
  </w:style>
  <w:style w:type="character" w:styleId="HTMLCode">
    <w:name w:val="HTML Code"/>
    <w:basedOn w:val="DefaultParagraphFont"/>
    <w:uiPriority w:val="99"/>
    <w:semiHidden/>
    <w:unhideWhenUsed/>
    <w:rsid w:val="00B843AB"/>
    <w:rPr>
      <w:rFonts w:ascii="Courier New" w:eastAsia="Times New Roman" w:hAnsi="Courier New" w:cs="Courier New"/>
      <w:sz w:val="20"/>
      <w:szCs w:val="20"/>
    </w:rPr>
  </w:style>
  <w:style w:type="table" w:styleId="ListTable3-Accent1">
    <w:name w:val="List Table 3 Accent 1"/>
    <w:basedOn w:val="TableNormal"/>
    <w:uiPriority w:val="48"/>
    <w:rsid w:val="006A780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0687039EFFB347997B8F58D7CB9305" ma:contentTypeVersion="10" ma:contentTypeDescription="Create a new document." ma:contentTypeScope="" ma:versionID="ae90cccb66655dc7fa27da4a32edf29f">
  <xsd:schema xmlns:xsd="http://www.w3.org/2001/XMLSchema" xmlns:xs="http://www.w3.org/2001/XMLSchema" xmlns:p="http://schemas.microsoft.com/office/2006/metadata/properties" xmlns:ns2="285cc460-a0a7-4419-a76a-b1c5c7337031" xmlns:ns3="7a2a9050-dea8-4268-993b-fd9419ece828" targetNamespace="http://schemas.microsoft.com/office/2006/metadata/properties" ma:root="true" ma:fieldsID="2ff53a81c3f7b6a975e80f1b3732b8bf" ns2:_="" ns3:_="">
    <xsd:import namespace="285cc460-a0a7-4419-a76a-b1c5c7337031"/>
    <xsd:import namespace="7a2a9050-dea8-4268-993b-fd9419ece8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5cc460-a0a7-4419-a76a-b1c5c7337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52e4145-317d-42ec-96bb-d2d13dd5e9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2a9050-dea8-4268-993b-fd9419ece82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42863e4-7036-4aba-bc55-adfa358ed544}" ma:internalName="TaxCatchAll" ma:showField="CatchAllData" ma:web="7a2a9050-dea8-4268-993b-fd9419ece8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a2a9050-dea8-4268-993b-fd9419ece828" xsi:nil="true"/>
    <lcf76f155ced4ddcb4097134ff3c332f xmlns="285cc460-a0a7-4419-a76a-b1c5c733703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6A5F5F-209E-4EAA-AFB3-A33846125A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5cc460-a0a7-4419-a76a-b1c5c7337031"/>
    <ds:schemaRef ds:uri="7a2a9050-dea8-4268-993b-fd9419ece8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B58BFD-32A3-4ECA-99D9-8756DAD22904}">
  <ds:schemaRefs>
    <ds:schemaRef ds:uri="http://schemas.microsoft.com/office/2006/metadata/properties"/>
    <ds:schemaRef ds:uri="http://schemas.microsoft.com/office/infopath/2007/PartnerControls"/>
    <ds:schemaRef ds:uri="7a2a9050-dea8-4268-993b-fd9419ece828"/>
    <ds:schemaRef ds:uri="285cc460-a0a7-4419-a76a-b1c5c7337031"/>
  </ds:schemaRefs>
</ds:datastoreItem>
</file>

<file path=customXml/itemProps3.xml><?xml version="1.0" encoding="utf-8"?>
<ds:datastoreItem xmlns:ds="http://schemas.openxmlformats.org/officeDocument/2006/customXml" ds:itemID="{C764AA4E-44DB-4561-A14F-A7CA0D58E2DC}">
  <ds:schemaRefs>
    <ds:schemaRef ds:uri="http://schemas.microsoft.com/sharepoint/v3/contenttype/forms"/>
  </ds:schemaRefs>
</ds:datastoreItem>
</file>

<file path=docMetadata/LabelInfo.xml><?xml version="1.0" encoding="utf-8"?>
<clbl:labelList xmlns:clbl="http://schemas.microsoft.com/office/2020/mipLabelMetadata">
  <clbl:label id="{f380cbde-ab2d-487c-9300-9c05637360d5}" enabled="1" method="Privileged" siteId="{5265a077-601f-4313-b5e9-946c239ec817}" contentBits="0" removed="0"/>
</clbl:labelList>
</file>

<file path=docProps/app.xml><?xml version="1.0" encoding="utf-8"?>
<Properties xmlns="http://schemas.openxmlformats.org/officeDocument/2006/extended-properties" xmlns:vt="http://schemas.openxmlformats.org/officeDocument/2006/docPropsVTypes">
  <Template>Normal.dotm</Template>
  <TotalTime>67</TotalTime>
  <Pages>14</Pages>
  <Words>4921</Words>
  <Characters>28052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Anaesthesia Associates project</dc:creator>
  <cp:lastModifiedBy>Greg Smith</cp:lastModifiedBy>
  <cp:revision>69</cp:revision>
  <cp:lastPrinted>2026-10-07T20:25:00Z</cp:lastPrinted>
  <dcterms:created xsi:type="dcterms:W3CDTF">2026-10-11T21:49:00Z</dcterms:created>
  <dcterms:modified xsi:type="dcterms:W3CDTF">2026-10-16T03:23:00Z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0x010100490687039EFFB347997B8F58D7CB9305</vt:lpwstr>
  </property>
  <property fmtid="{D5CDD505-2E9C-101B-9397-08002B2CF9AE}" pid="3" name="MediaServiceImageTags">
    <vt:lpwstr/>
  </property>
</Properties>
</file>